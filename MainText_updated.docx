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6AB1F4" w14:textId="77777777" w:rsidR="004B5866" w:rsidRPr="00A54453" w:rsidRDefault="004B5866" w:rsidP="004B5866">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6A39C7A9" w14:textId="77777777" w:rsidR="004B5866" w:rsidRPr="00A54453" w:rsidRDefault="004B5866" w:rsidP="004B5866">
      <w:pPr>
        <w:spacing w:line="480" w:lineRule="auto"/>
        <w:rPr>
          <w:rFonts w:ascii="Times New Roman" w:hAnsi="Times New Roman" w:cs="Times New Roman"/>
          <w:b/>
        </w:rPr>
      </w:pPr>
    </w:p>
    <w:p w14:paraId="45AD9F7F" w14:textId="77777777" w:rsidR="004B5866" w:rsidRPr="00A54453" w:rsidRDefault="004B5866" w:rsidP="004B5866">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30CCA3B4" w14:textId="77777777" w:rsidR="004B5866" w:rsidRPr="00A54453" w:rsidRDefault="004B5866" w:rsidP="004B5866">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35B0FEB1" w14:textId="77777777" w:rsidR="004B5866" w:rsidRPr="00A54453" w:rsidRDefault="004B5866" w:rsidP="004B5866">
      <w:pPr>
        <w:spacing w:line="480" w:lineRule="auto"/>
        <w:rPr>
          <w:rFonts w:ascii="Times New Roman" w:hAnsi="Times New Roman" w:cs="Times New Roman"/>
          <w:b/>
        </w:rPr>
      </w:pPr>
    </w:p>
    <w:p w14:paraId="62279F05" w14:textId="77777777" w:rsidR="004B5866" w:rsidRPr="00A54453" w:rsidRDefault="004B5866" w:rsidP="004B5866">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250C710A" w14:textId="77777777" w:rsidR="004B5866" w:rsidRPr="00A54453" w:rsidRDefault="004B5866" w:rsidP="004B5866">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69594786" w14:textId="77777777" w:rsidR="004B5866" w:rsidRPr="00A54453" w:rsidRDefault="004B5866" w:rsidP="004B5866">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proofErr w:type="gramStart"/>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proofErr w:type="gramEnd"/>
      <w:r w:rsidRPr="00A54453">
        <w:rPr>
          <w:rFonts w:ascii="Times New Roman" w:hAnsi="Times New Roman" w:cs="Times New Roman"/>
          <w:i/>
          <w:lang w:eastAsia="zh-TW"/>
        </w:rPr>
        <w:t xml:space="preserve"> </w:t>
      </w:r>
    </w:p>
    <w:p w14:paraId="2119D70B" w14:textId="77777777" w:rsidR="004B5866" w:rsidRPr="00A54453" w:rsidRDefault="004B5866" w:rsidP="004B5866">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775B8208" w14:textId="77777777" w:rsidR="004B5866" w:rsidRPr="00A54453" w:rsidRDefault="004B5866" w:rsidP="004B5866">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0C986039" w14:textId="77777777" w:rsidR="004B5866" w:rsidRPr="00A54453" w:rsidRDefault="004B5866" w:rsidP="004B5866">
      <w:pPr>
        <w:spacing w:line="480" w:lineRule="auto"/>
        <w:rPr>
          <w:rFonts w:ascii="Times New Roman" w:hAnsi="Times New Roman" w:cs="Times New Roman"/>
          <w:b/>
        </w:rPr>
      </w:pPr>
    </w:p>
    <w:p w14:paraId="4CB0332A" w14:textId="77777777" w:rsidR="004B5866" w:rsidRPr="00A54453" w:rsidRDefault="004B5866" w:rsidP="004B5866">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1EA79E8A" w14:textId="39F4BDBB" w:rsidR="004B5866" w:rsidRPr="00C26AC4" w:rsidRDefault="004B5866" w:rsidP="006E1FC6">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w:t>
      </w:r>
      <w:r w:rsidR="00CB4C2F">
        <w:rPr>
          <w:rFonts w:ascii="Times New Roman" w:hAnsi="Times New Roman" w:cs="Times New Roman"/>
        </w:rPr>
        <w:t xml:space="preserve"> for</w:t>
      </w:r>
      <w:r>
        <w:rPr>
          <w:rFonts w:ascii="Times New Roman" w:hAnsi="Times New Roman" w:cs="Times New Roman"/>
        </w:rPr>
        <w:t xml:space="preserve">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and find substantial measurement error and a hint that hybrids have greater drought tolerance in the latter case. </w:t>
      </w:r>
      <w:r>
        <w:rPr>
          <w:rFonts w:ascii="Times New Roman" w:hAnsi="Times New Roman" w:cs="Times New Roman"/>
          <w:lang w:eastAsia="zh-TW"/>
        </w:rPr>
        <w:t>The new methods are available in CRAN</w:t>
      </w:r>
      <w:r>
        <w:rPr>
          <w:rFonts w:ascii="Times New Roman" w:hAnsi="Times New Roman" w:cs="Times New Roman"/>
        </w:rPr>
        <w:t xml:space="preserve"> R package </w:t>
      </w:r>
      <w:proofErr w:type="spellStart"/>
      <w:r w:rsidR="006E1FC6">
        <w:rPr>
          <w:rFonts w:ascii="Times New Roman" w:hAnsi="Times New Roman" w:cs="Times New Roman"/>
          <w:i/>
        </w:rPr>
        <w:t>BMhyb</w:t>
      </w:r>
      <w:proofErr w:type="spellEnd"/>
      <w:r>
        <w:rPr>
          <w:rFonts w:ascii="Times New Roman" w:hAnsi="Times New Roman" w:cs="Times New Roman"/>
        </w:rPr>
        <w:t>.</w:t>
      </w:r>
    </w:p>
    <w:p w14:paraId="1F79C42A" w14:textId="77777777" w:rsidR="004B5866" w:rsidRPr="00A54453" w:rsidRDefault="004B5866" w:rsidP="004B5866">
      <w:pPr>
        <w:spacing w:line="480" w:lineRule="auto"/>
        <w:rPr>
          <w:rFonts w:ascii="Times New Roman" w:hAnsi="Times New Roman" w:cs="Times New Roman"/>
        </w:rPr>
      </w:pPr>
    </w:p>
    <w:p w14:paraId="1D67434C" w14:textId="77777777" w:rsidR="004B5866" w:rsidRPr="00A54453" w:rsidRDefault="004B5866" w:rsidP="004B5866">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network</w:t>
      </w:r>
      <w:r w:rsidRPr="00A54453">
        <w:rPr>
          <w:rFonts w:ascii="Times New Roman" w:hAnsi="Times New Roman" w:cs="Times New Roman"/>
        </w:rPr>
        <w:t>.</w:t>
      </w:r>
    </w:p>
    <w:p w14:paraId="1D8D6B64" w14:textId="77777777" w:rsidR="004B5866" w:rsidRPr="00A54453" w:rsidRDefault="004B5866" w:rsidP="004B5866">
      <w:pPr>
        <w:spacing w:line="480" w:lineRule="auto"/>
        <w:rPr>
          <w:rFonts w:ascii="Times New Roman" w:hAnsi="Times New Roman" w:cs="Times New Roman"/>
          <w:b/>
        </w:rPr>
      </w:pPr>
    </w:p>
    <w:p w14:paraId="555D9852" w14:textId="77777777" w:rsidR="004B5866" w:rsidRPr="00A54453" w:rsidRDefault="004B5866" w:rsidP="004B5866">
      <w:pPr>
        <w:spacing w:line="480" w:lineRule="auto"/>
        <w:rPr>
          <w:rFonts w:ascii="Times New Roman" w:hAnsi="Times New Roman" w:cs="Times New Roman"/>
        </w:rPr>
      </w:pPr>
      <w:r w:rsidRPr="00A54453">
        <w:rPr>
          <w:rFonts w:ascii="Times New Roman" w:hAnsi="Times New Roman" w:cs="Times New Roman"/>
        </w:rPr>
        <w:br w:type="page"/>
      </w:r>
    </w:p>
    <w:p w14:paraId="02A95616" w14:textId="652A977B" w:rsidR="004B5866" w:rsidRPr="00A54453" w:rsidRDefault="004B5866" w:rsidP="004B5866">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 xml:space="preserve">is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Pr="00A54453">
        <w:rPr>
          <w:rFonts w:ascii="Times New Roman" w:hAnsi="Times New Roman" w:cs="Times New Roman"/>
        </w:rPr>
        <w:t>). We thus stand at a point where phylogenetic networks will increasingly be inferred but we lack comparative methods to properly use this information.</w:t>
      </w:r>
      <w:ins w:id="0" w:author="Microsoft Office User" w:date="2017-08-07T16:07:00Z">
        <w:r w:rsidR="00D74BEE">
          <w:rPr>
            <w:rFonts w:ascii="Times New Roman" w:hAnsi="Times New Roman" w:cs="Times New Roman"/>
          </w:rPr>
          <w:t xml:space="preserve"> There is a notable exception, however: the work of </w:t>
        </w:r>
        <w:proofErr w:type="spellStart"/>
        <w:r w:rsidR="00D74BEE">
          <w:rPr>
            <w:rFonts w:ascii="Times New Roman" w:hAnsi="Times New Roman" w:cs="Times New Roman"/>
          </w:rPr>
          <w:t>Pickrell</w:t>
        </w:r>
        <w:proofErr w:type="spellEnd"/>
        <w:r w:rsidR="00D74BEE">
          <w:rPr>
            <w:rFonts w:ascii="Times New Roman" w:hAnsi="Times New Roman" w:cs="Times New Roman"/>
          </w:rPr>
          <w:t xml:space="preserve"> and Pritchard (2012), which developed a model for allele frequency data. Our model was developed independently of </w:t>
        </w:r>
      </w:ins>
      <w:ins w:id="1" w:author="Microsoft Office User" w:date="2017-08-07T16:08:00Z">
        <w:r w:rsidR="00D74BEE">
          <w:rPr>
            <w:rFonts w:ascii="Times New Roman" w:hAnsi="Times New Roman" w:cs="Times New Roman"/>
          </w:rPr>
          <w:t>this earlier model but share</w:t>
        </w:r>
      </w:ins>
      <w:ins w:id="2" w:author="Microsoft Office User" w:date="2017-08-22T09:40:00Z">
        <w:r w:rsidR="008309B3">
          <w:rPr>
            <w:rFonts w:ascii="Times New Roman" w:hAnsi="Times New Roman" w:cs="Times New Roman"/>
          </w:rPr>
          <w:t>s</w:t>
        </w:r>
      </w:ins>
      <w:ins w:id="3" w:author="Microsoft Office User" w:date="2017-08-07T16:08:00Z">
        <w:r w:rsidR="00D74BEE">
          <w:rPr>
            <w:rFonts w:ascii="Times New Roman" w:hAnsi="Times New Roman" w:cs="Times New Roman"/>
          </w:rPr>
          <w:t xml:space="preserve"> some similarities.</w:t>
        </w:r>
      </w:ins>
    </w:p>
    <w:p w14:paraId="35584ABB" w14:textId="77777777" w:rsidR="004B5866" w:rsidRPr="00A54453" w:rsidRDefault="004B5866" w:rsidP="004B5866">
      <w:pPr>
        <w:spacing w:line="480" w:lineRule="auto"/>
        <w:rPr>
          <w:rFonts w:ascii="Times New Roman" w:hAnsi="Times New Roman" w:cs="Times New Roman"/>
        </w:rPr>
      </w:pPr>
    </w:p>
    <w:p w14:paraId="1737BF61" w14:textId="77777777" w:rsidR="004B5866" w:rsidRDefault="004B5866" w:rsidP="004B5866">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w:t>
      </w:r>
      <w:proofErr w:type="gramStart"/>
      <w:r w:rsidRPr="00A54453">
        <w:rPr>
          <w:rFonts w:ascii="Times New Roman" w:hAnsi="Times New Roman" w:cs="Times New Roman"/>
          <w:color w:val="000000" w:themeColor="text1"/>
        </w:rPr>
        <w:t>two parental</w:t>
      </w:r>
      <w:proofErr w:type="gramEnd"/>
      <w:r w:rsidRPr="00A54453">
        <w:rPr>
          <w:rFonts w:ascii="Times New Roman" w:hAnsi="Times New Roman" w:cs="Times New Roman"/>
          <w:color w:val="000000" w:themeColor="text1"/>
        </w:rPr>
        <w:t xml:space="preserve"> species’ means, with the weighting based on the relative genetic contributions of each parent. </w:t>
      </w:r>
    </w:p>
    <w:p w14:paraId="50B5B5BE" w14:textId="77777777" w:rsidR="004B5866" w:rsidRPr="00A54453" w:rsidRDefault="004B5866" w:rsidP="004B5866">
      <w:pPr>
        <w:spacing w:line="480" w:lineRule="auto"/>
        <w:rPr>
          <w:rFonts w:ascii="Times New Roman" w:hAnsi="Times New Roman" w:cs="Times New Roman"/>
          <w:color w:val="000000" w:themeColor="text1"/>
        </w:rPr>
      </w:pPr>
    </w:p>
    <w:p w14:paraId="660A1B21" w14:textId="13268F65" w:rsidR="004B5866" w:rsidRPr="00A54453" w:rsidRDefault="004B5866" w:rsidP="004B586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 comparative method to study trait evolution under phylogenetic networks. This method allows for estimation of traditional evolutionary parameters such as rate</w:t>
      </w:r>
      <w:r>
        <w:rPr>
          <w:rFonts w:ascii="Times New Roman" w:hAnsi="Times New Roman" w:cs="Times New Roman"/>
          <w:color w:val="000000" w:themeColor="text1"/>
        </w:rPr>
        <w:t xml:space="preserve"> and overall mean</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sidR="00225A34">
        <w:rPr>
          <w:rFonts w:ascii="Times New Roman" w:hAnsi="Times New Roman" w:cs="Times New Roman"/>
          <w:color w:val="000000" w:themeColor="text1"/>
        </w:rPr>
        <w:t>s for cichlid fish</w:t>
      </w:r>
      <w:r>
        <w:rPr>
          <w:rFonts w:ascii="Times New Roman" w:hAnsi="Times New Roman" w:cs="Times New Roman"/>
          <w:color w:val="000000" w:themeColor="text1"/>
        </w:rPr>
        <w:t xml:space="preserve">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CBFAA6A" w14:textId="77777777" w:rsidR="004B5866" w:rsidRPr="00A54453" w:rsidRDefault="004B5866" w:rsidP="004B5866">
      <w:pPr>
        <w:spacing w:line="480" w:lineRule="auto"/>
        <w:rPr>
          <w:rFonts w:ascii="Times New Roman" w:hAnsi="Times New Roman" w:cs="Times New Roman"/>
        </w:rPr>
      </w:pPr>
    </w:p>
    <w:p w14:paraId="4FF96DC9" w14:textId="77777777" w:rsidR="004B5866" w:rsidRPr="00A54453" w:rsidRDefault="004B5866" w:rsidP="004B5866">
      <w:pPr>
        <w:spacing w:line="480" w:lineRule="auto"/>
        <w:rPr>
          <w:rFonts w:ascii="Times New Roman" w:hAnsi="Times New Roman" w:cs="Times New Roman"/>
          <w:b/>
          <w:lang w:eastAsia="zh-TW"/>
        </w:rPr>
      </w:pPr>
      <w:r w:rsidRPr="00A54453">
        <w:rPr>
          <w:rFonts w:ascii="Times New Roman" w:hAnsi="Times New Roman" w:cs="Times New Roman"/>
          <w:b/>
          <w:lang w:eastAsia="zh-TW"/>
        </w:rPr>
        <w:t>M</w:t>
      </w:r>
      <w:r w:rsidRPr="00A54453">
        <w:rPr>
          <w:rFonts w:ascii="Times New Roman" w:hAnsi="Times New Roman" w:cs="Times New Roman"/>
          <w:b/>
          <w:sz w:val="20"/>
          <w:szCs w:val="20"/>
          <w:lang w:eastAsia="zh-TW"/>
        </w:rPr>
        <w:t>ETHODS</w:t>
      </w:r>
    </w:p>
    <w:p w14:paraId="2EF5AA96" w14:textId="77777777" w:rsidR="004B5866" w:rsidRPr="00A54453" w:rsidRDefault="004B5866" w:rsidP="004B5866">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1682797C" w14:textId="626706F6" w:rsidR="009A61F1" w:rsidRDefault="004B5866" w:rsidP="004B5866">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lastRenderedPageBreak/>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time multiplied by the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sidR="0068471F">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sidR="0068471F">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CA32E8B" w14:textId="77777777" w:rsidR="009A61F1" w:rsidRPr="00A54453" w:rsidRDefault="009A61F1" w:rsidP="004B5866">
      <w:pPr>
        <w:spacing w:line="480" w:lineRule="auto"/>
        <w:ind w:right="397"/>
        <w:rPr>
          <w:rFonts w:ascii="Times New Roman" w:eastAsia="標楷體" w:hAnsi="Times New Roman" w:cs="Times New Roman"/>
          <w:lang w:eastAsia="zh-TW"/>
        </w:rPr>
      </w:pPr>
    </w:p>
    <w:p w14:paraId="473BFE87" w14:textId="37033CE1" w:rsidR="004B5866" w:rsidRPr="00A54453" w:rsidRDefault="000D10B6" w:rsidP="004B5866">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124341DB" wp14:editId="3C763E88">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r w:rsidR="004B5866">
        <w:rPr>
          <w:rStyle w:val="CommentReference"/>
        </w:rPr>
        <w:commentReference w:id="4"/>
      </w:r>
    </w:p>
    <w:p w14:paraId="63A057CF" w14:textId="0CF7C252" w:rsidR="004B5866" w:rsidRPr="00A54453" w:rsidRDefault="004B5866" w:rsidP="004B5866">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 with extant</w:t>
      </w:r>
      <w:r w:rsidR="009C3D78">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sidR="009C3D78">
        <w:rPr>
          <w:rFonts w:ascii="Times New Roman" w:eastAsia="標楷體" w:hAnsi="Times New Roman" w:cs="Times New Roman"/>
          <w:lang w:eastAsia="zh-TW"/>
        </w:rPr>
        <w:t xml:space="preserve">The left figure shows the simplest possible network. Species O leads to two daughter species, A and C. They hybridize leading to new species B after time </w:t>
      </w:r>
      <w:r w:rsidR="009C3D78">
        <w:rPr>
          <w:rFonts w:ascii="Times New Roman" w:eastAsia="標楷體" w:hAnsi="Times New Roman" w:cs="Times New Roman"/>
          <w:i/>
          <w:lang w:eastAsia="zh-TW"/>
        </w:rPr>
        <w:t>t</w:t>
      </w:r>
      <w:r w:rsidR="009C3D78" w:rsidRPr="009C3D78">
        <w:rPr>
          <w:rFonts w:ascii="Times New Roman" w:eastAsia="標楷體" w:hAnsi="Times New Roman" w:cs="Times New Roman"/>
          <w:vertAlign w:val="subscript"/>
          <w:lang w:eastAsia="zh-TW"/>
        </w:rPr>
        <w:t>1</w:t>
      </w:r>
      <w:r w:rsidR="000D10B6">
        <w:rPr>
          <w:rFonts w:ascii="Times New Roman" w:eastAsia="標楷體" w:hAnsi="Times New Roman" w:cs="Times New Roman"/>
          <w:lang w:eastAsia="zh-TW"/>
        </w:rPr>
        <w:t>+</w:t>
      </w:r>
      <w:r w:rsidR="000D10B6" w:rsidRPr="000D10B6">
        <w:rPr>
          <w:rFonts w:ascii="Times New Roman" w:eastAsia="標楷體" w:hAnsi="Times New Roman" w:cs="Times New Roman"/>
          <w:i/>
          <w:lang w:eastAsia="zh-TW"/>
        </w:rPr>
        <w:t xml:space="preserve"> </w:t>
      </w:r>
      <w:r w:rsidR="000D10B6">
        <w:rPr>
          <w:rFonts w:ascii="Times New Roman" w:eastAsia="標楷體" w:hAnsi="Times New Roman" w:cs="Times New Roman"/>
          <w:i/>
          <w:lang w:eastAsia="zh-TW"/>
        </w:rPr>
        <w:t>t</w:t>
      </w:r>
      <w:r w:rsidR="000D10B6">
        <w:rPr>
          <w:rFonts w:ascii="Times New Roman" w:eastAsia="標楷體" w:hAnsi="Times New Roman" w:cs="Times New Roman"/>
          <w:vertAlign w:val="subscript"/>
          <w:lang w:eastAsia="zh-TW"/>
        </w:rPr>
        <w:t>2</w:t>
      </w:r>
      <w:r w:rsidR="000D10B6">
        <w:rPr>
          <w:rFonts w:ascii="Times New Roman" w:eastAsia="標楷體" w:hAnsi="Times New Roman" w:cs="Times New Roman"/>
          <w:lang w:eastAsia="zh-TW"/>
        </w:rPr>
        <w:t xml:space="preserve"> </w:t>
      </w:r>
      <w:r w:rsidR="009C3D78">
        <w:rPr>
          <w:rFonts w:ascii="Times New Roman" w:eastAsia="標楷體" w:hAnsi="Times New Roman" w:cs="Times New Roman"/>
          <w:lang w:eastAsia="zh-TW"/>
        </w:rPr>
        <w:t>from the root. Species A, B, and C then evolve independently over the next time period (</w:t>
      </w:r>
      <w:r w:rsidR="0071539D">
        <w:rPr>
          <w:rFonts w:ascii="Times New Roman" w:eastAsia="標楷體" w:hAnsi="Times New Roman" w:cs="Times New Roman"/>
          <w:lang w:eastAsia="zh-TW"/>
        </w:rPr>
        <w:t xml:space="preserve">of duration </w:t>
      </w:r>
      <w:r w:rsidR="009C3D78">
        <w:rPr>
          <w:rFonts w:ascii="Times New Roman" w:eastAsia="標楷體" w:hAnsi="Times New Roman" w:cs="Times New Roman"/>
          <w:i/>
          <w:lang w:eastAsia="zh-TW"/>
        </w:rPr>
        <w:t>t</w:t>
      </w:r>
      <w:r w:rsidR="009C3D78">
        <w:rPr>
          <w:rFonts w:ascii="Times New Roman" w:eastAsia="標楷體" w:hAnsi="Times New Roman" w:cs="Times New Roman"/>
          <w:vertAlign w:val="subscript"/>
          <w:lang w:eastAsia="zh-TW"/>
        </w:rPr>
        <w:t>3</w:t>
      </w:r>
      <w:r w:rsidR="009C3D78">
        <w:rPr>
          <w:rFonts w:ascii="Times New Roman" w:eastAsia="標楷體" w:hAnsi="Times New Roman" w:cs="Times New Roman"/>
          <w:lang w:eastAsia="zh-TW"/>
        </w:rPr>
        <w:t xml:space="preserve">) to form species X, R, and Y, respectively. </w:t>
      </w:r>
      <w:r w:rsidR="0071539D">
        <w:rPr>
          <w:rFonts w:ascii="Times New Roman" w:eastAsia="標楷體" w:hAnsi="Times New Roman" w:cs="Times New Roman"/>
          <w:lang w:eastAsia="zh-TW"/>
        </w:rPr>
        <w:t xml:space="preserve">The black lines show the “tree” structure, while the gray line shows the gene flow from the hybridization event (of course, the coloring on the AB and CB edges could be switched). </w:t>
      </w:r>
      <w:r w:rsidR="009C3D78">
        <w:rPr>
          <w:rFonts w:ascii="Times New Roman" w:eastAsia="標楷體" w:hAnsi="Times New Roman" w:cs="Times New Roman"/>
          <w:lang w:eastAsia="zh-TW"/>
        </w:rPr>
        <w:t xml:space="preserve">The </w:t>
      </w:r>
      <w:r w:rsidR="00732DDF">
        <w:rPr>
          <w:rFonts w:ascii="Times New Roman" w:eastAsia="標楷體" w:hAnsi="Times New Roman" w:cs="Times New Roman"/>
          <w:lang w:eastAsia="zh-TW"/>
        </w:rPr>
        <w:t>center</w:t>
      </w:r>
      <w:r w:rsidR="009C3D78">
        <w:rPr>
          <w:rFonts w:ascii="Times New Roman" w:eastAsia="標楷體" w:hAnsi="Times New Roman" w:cs="Times New Roman"/>
          <w:lang w:eastAsia="zh-TW"/>
        </w:rPr>
        <w:t xml:space="preserve"> plot </w:t>
      </w:r>
      <w:r w:rsidR="00552D9C">
        <w:rPr>
          <w:rFonts w:ascii="Times New Roman" w:eastAsia="標楷體" w:hAnsi="Times New Roman" w:cs="Times New Roman"/>
          <w:lang w:eastAsia="zh-TW"/>
        </w:rPr>
        <w:t xml:space="preserve">shows a slightly more complicated network. Species A splits </w:t>
      </w:r>
      <w:r w:rsidR="0071539D">
        <w:rPr>
          <w:rFonts w:ascii="Times New Roman" w:eastAsia="標楷體" w:hAnsi="Times New Roman" w:cs="Times New Roman"/>
          <w:lang w:eastAsia="zh-TW"/>
        </w:rPr>
        <w:t xml:space="preserve">at height </w:t>
      </w:r>
      <w:r w:rsidR="0071539D">
        <w:rPr>
          <w:rFonts w:ascii="Times New Roman" w:eastAsia="標楷體" w:hAnsi="Times New Roman" w:cs="Times New Roman"/>
          <w:i/>
          <w:lang w:eastAsia="zh-TW"/>
        </w:rPr>
        <w:t>t</w:t>
      </w:r>
      <w:r w:rsidR="0071539D" w:rsidRPr="0071539D">
        <w:rPr>
          <w:rFonts w:ascii="Times New Roman" w:eastAsia="標楷體" w:hAnsi="Times New Roman" w:cs="Times New Roman"/>
          <w:vertAlign w:val="subscript"/>
          <w:lang w:eastAsia="zh-TW"/>
        </w:rPr>
        <w:t>1</w:t>
      </w:r>
      <w:r w:rsidR="0071539D">
        <w:rPr>
          <w:rFonts w:ascii="Times New Roman" w:eastAsia="標楷體" w:hAnsi="Times New Roman" w:cs="Times New Roman"/>
          <w:lang w:eastAsia="zh-TW"/>
        </w:rPr>
        <w:t xml:space="preserve"> above the root </w:t>
      </w:r>
      <w:r w:rsidR="00552D9C">
        <w:rPr>
          <w:rFonts w:ascii="Times New Roman" w:eastAsia="標楷體" w:hAnsi="Times New Roman" w:cs="Times New Roman"/>
          <w:lang w:eastAsia="zh-TW"/>
        </w:rPr>
        <w:t xml:space="preserve">to form the lineage that leads to species X and the lineage that leads to species D and its </w:t>
      </w:r>
      <w:r w:rsidR="00552D9C">
        <w:rPr>
          <w:rFonts w:ascii="Times New Roman" w:eastAsia="標楷體" w:hAnsi="Times New Roman" w:cs="Times New Roman"/>
          <w:lang w:eastAsia="zh-TW"/>
        </w:rPr>
        <w:lastRenderedPageBreak/>
        <w:t xml:space="preserve">descendant species E. The hybridization to form B occurs at height </w:t>
      </w:r>
      <w:r w:rsidR="00552D9C">
        <w:rPr>
          <w:rFonts w:ascii="Times New Roman" w:eastAsia="標楷體" w:hAnsi="Times New Roman" w:cs="Times New Roman"/>
          <w:i/>
          <w:lang w:eastAsia="zh-TW"/>
        </w:rPr>
        <w:t>t</w:t>
      </w:r>
      <w:r w:rsidR="00552D9C">
        <w:rPr>
          <w:rFonts w:ascii="Times New Roman" w:eastAsia="標楷體" w:hAnsi="Times New Roman" w:cs="Times New Roman"/>
          <w:vertAlign w:val="subscript"/>
          <w:lang w:eastAsia="zh-TW"/>
        </w:rPr>
        <w:t>1</w:t>
      </w:r>
      <w:r w:rsidR="00552D9C" w:rsidRPr="009C3D78">
        <w:rPr>
          <w:rFonts w:ascii="Times New Roman" w:eastAsia="標楷體" w:hAnsi="Times New Roman" w:cs="Times New Roman"/>
          <w:i/>
          <w:lang w:eastAsia="zh-TW"/>
        </w:rPr>
        <w:t xml:space="preserve"> </w:t>
      </w:r>
      <w:r w:rsidR="00552D9C">
        <w:rPr>
          <w:rFonts w:ascii="Times New Roman" w:eastAsia="標楷體" w:hAnsi="Times New Roman" w:cs="Times New Roman"/>
          <w:lang w:eastAsia="zh-TW"/>
        </w:rPr>
        <w:t xml:space="preserve">+ </w:t>
      </w:r>
      <w:r w:rsidR="00552D9C">
        <w:rPr>
          <w:rFonts w:ascii="Times New Roman" w:eastAsia="標楷體" w:hAnsi="Times New Roman" w:cs="Times New Roman"/>
          <w:i/>
          <w:lang w:eastAsia="zh-TW"/>
        </w:rPr>
        <w:t>t</w:t>
      </w:r>
      <w:r w:rsidR="00552D9C">
        <w:rPr>
          <w:rFonts w:ascii="Times New Roman" w:eastAsia="標楷體" w:hAnsi="Times New Roman" w:cs="Times New Roman"/>
          <w:vertAlign w:val="subscript"/>
          <w:lang w:eastAsia="zh-TW"/>
        </w:rPr>
        <w:t>2</w:t>
      </w:r>
      <w:r w:rsidR="00552D9C">
        <w:rPr>
          <w:rFonts w:ascii="Times New Roman" w:eastAsia="標楷體" w:hAnsi="Times New Roman" w:cs="Times New Roman"/>
          <w:lang w:eastAsia="zh-TW"/>
        </w:rPr>
        <w:t xml:space="preserve"> above the root</w:t>
      </w:r>
      <w:r w:rsidR="004E50FC">
        <w:rPr>
          <w:rFonts w:ascii="Times New Roman" w:eastAsia="標楷體" w:hAnsi="Times New Roman" w:cs="Times New Roman"/>
          <w:lang w:eastAsia="zh-TW"/>
        </w:rPr>
        <w:t>.</w:t>
      </w:r>
      <w:r w:rsidR="00552D9C">
        <w:rPr>
          <w:rFonts w:ascii="Times New Roman" w:eastAsia="標楷體" w:hAnsi="Times New Roman" w:cs="Times New Roman"/>
          <w:lang w:eastAsia="zh-TW"/>
        </w:rPr>
        <w:t xml:space="preserve"> </w:t>
      </w:r>
      <w:r w:rsidR="00304426">
        <w:rPr>
          <w:rFonts w:ascii="Times New Roman" w:eastAsia="標楷體" w:hAnsi="Times New Roman" w:cs="Times New Roman"/>
          <w:lang w:eastAsia="zh-TW"/>
        </w:rPr>
        <w:t>However, E is not sampled (perhaps due to extinction</w:t>
      </w:r>
      <w:r w:rsidR="00A05189">
        <w:rPr>
          <w:rFonts w:ascii="Times New Roman" w:eastAsia="標楷體" w:hAnsi="Times New Roman" w:cs="Times New Roman"/>
          <w:lang w:eastAsia="zh-TW"/>
        </w:rPr>
        <w:t xml:space="preserve"> or difficulty acquiring it</w:t>
      </w:r>
      <w:r w:rsidR="00304426">
        <w:rPr>
          <w:rFonts w:ascii="Times New Roman" w:eastAsia="標楷體" w:hAnsi="Times New Roman" w:cs="Times New Roman"/>
          <w:lang w:eastAsia="zh-TW"/>
        </w:rPr>
        <w:t xml:space="preserve">). Thus, the </w:t>
      </w:r>
      <w:r w:rsidR="00A05189">
        <w:rPr>
          <w:rFonts w:ascii="Times New Roman" w:eastAsia="標楷體" w:hAnsi="Times New Roman" w:cs="Times New Roman"/>
          <w:lang w:eastAsia="zh-TW"/>
        </w:rPr>
        <w:t xml:space="preserve">immediate </w:t>
      </w:r>
      <w:r w:rsidR="00304426">
        <w:rPr>
          <w:rFonts w:ascii="Times New Roman" w:eastAsia="標楷體" w:hAnsi="Times New Roman" w:cs="Times New Roman"/>
          <w:lang w:eastAsia="zh-TW"/>
        </w:rPr>
        <w:t xml:space="preserve">parents of B are not A and C but D and C: the </w:t>
      </w:r>
      <w:r w:rsidR="00947826">
        <w:rPr>
          <w:rFonts w:ascii="Times New Roman" w:eastAsia="標楷體" w:hAnsi="Times New Roman" w:cs="Times New Roman"/>
          <w:lang w:eastAsia="zh-TW"/>
        </w:rPr>
        <w:t>evolutionary changes</w:t>
      </w:r>
      <w:r w:rsidR="00304426">
        <w:rPr>
          <w:rFonts w:ascii="Times New Roman" w:eastAsia="標楷體" w:hAnsi="Times New Roman" w:cs="Times New Roman"/>
          <w:lang w:eastAsia="zh-TW"/>
        </w:rPr>
        <w:t xml:space="preserve"> from A to D are reflected in B but not in X. The </w:t>
      </w:r>
      <w:proofErr w:type="gramStart"/>
      <w:r w:rsidR="00304426">
        <w:rPr>
          <w:rFonts w:ascii="Times New Roman" w:eastAsia="標楷體" w:hAnsi="Times New Roman" w:cs="Times New Roman"/>
          <w:lang w:eastAsia="zh-TW"/>
        </w:rPr>
        <w:t>right hand</w:t>
      </w:r>
      <w:proofErr w:type="gramEnd"/>
      <w:r w:rsidR="00304426">
        <w:rPr>
          <w:rFonts w:ascii="Times New Roman" w:eastAsia="標楷體" w:hAnsi="Times New Roman" w:cs="Times New Roman"/>
          <w:lang w:eastAsia="zh-TW"/>
        </w:rPr>
        <w:t xml:space="preserve"> figure shows how this would appear to a scientist using this sampling. It appears that genes flow forward in time from A to B, but this is just due to the </w:t>
      </w:r>
      <w:proofErr w:type="spellStart"/>
      <w:r w:rsidR="00304426">
        <w:rPr>
          <w:rFonts w:ascii="Times New Roman" w:eastAsia="標楷體" w:hAnsi="Times New Roman" w:cs="Times New Roman"/>
          <w:lang w:eastAsia="zh-TW"/>
        </w:rPr>
        <w:t>unsampled</w:t>
      </w:r>
      <w:proofErr w:type="spellEnd"/>
      <w:r w:rsidR="00304426">
        <w:rPr>
          <w:rFonts w:ascii="Times New Roman" w:eastAsia="標楷體" w:hAnsi="Times New Roman" w:cs="Times New Roman"/>
          <w:lang w:eastAsia="zh-TW"/>
        </w:rPr>
        <w:t xml:space="preserve"> lineage. </w:t>
      </w:r>
    </w:p>
    <w:p w14:paraId="19558714" w14:textId="77777777" w:rsidR="004B5866" w:rsidRPr="00A54453" w:rsidRDefault="004B5866" w:rsidP="004B5866">
      <w:pPr>
        <w:spacing w:line="480" w:lineRule="auto"/>
        <w:ind w:right="396"/>
        <w:rPr>
          <w:rFonts w:ascii="Times New Roman" w:eastAsia="標楷體" w:hAnsi="Times New Roman" w:cs="Times New Roman"/>
          <w:lang w:eastAsia="zh-TW"/>
        </w:rPr>
      </w:pPr>
    </w:p>
    <w:p w14:paraId="012BCCCE" w14:textId="76643F7E" w:rsidR="004B5866" w:rsidRPr="00A54453" w:rsidRDefault="004B5866" w:rsidP="004B5866">
      <w:pPr>
        <w:spacing w:line="480" w:lineRule="auto"/>
        <w:ind w:right="397"/>
        <w:rPr>
          <w:rFonts w:ascii="Times New Roman" w:eastAsia="標楷體" w:hAnsi="Times New Roman" w:cs="Times New Roman"/>
          <w:lang w:eastAsia="zh-TW"/>
        </w:rPr>
      </w:pPr>
      <w:commentRangeStart w:id="5"/>
      <w:r w:rsidRPr="00A54453">
        <w:rPr>
          <w:rFonts w:ascii="Times New Roman" w:eastAsia="標楷體" w:hAnsi="Times New Roman" w:cs="Times New Roman"/>
          <w:lang w:eastAsia="zh-TW"/>
        </w:rPr>
        <w:t>T</w:t>
      </w:r>
      <w:r w:rsidR="00984FD1">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sidR="00A24FE9">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in this analysis. However, at </w:t>
      </w:r>
      <w:r w:rsidR="00A24FE9">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ins w:id="6" w:author="Microsoft Office User" w:date="2017-08-07T15:44:00Z">
        <w:r w:rsidR="00CA6589">
          <w:rPr>
            <w:rFonts w:ascii="Times New Roman" w:eastAsia="標楷體" w:hAnsi="Times New Roman" w:cs="Times New Roman"/>
            <w:lang w:eastAsia="zh-TW"/>
          </w:rPr>
          <w:t xml:space="preserve"> or incomplete sampling</w:t>
        </w:r>
      </w:ins>
      <w:r w:rsidRPr="00A54453">
        <w:rPr>
          <w:rFonts w:ascii="Times New Roman" w:eastAsia="標楷體" w:hAnsi="Times New Roman" w:cs="Times New Roman"/>
          <w:lang w:eastAsia="zh-TW"/>
        </w:rPr>
        <w:t xml:space="preserve"> it can look like flow forward in time: th</w:t>
      </w:r>
      <w:commentRangeEnd w:id="5"/>
      <w:r w:rsidR="0068471F">
        <w:rPr>
          <w:rStyle w:val="CommentReference"/>
        </w:rPr>
        <w:commentReference w:id="5"/>
      </w:r>
      <w:r w:rsidRPr="00A54453">
        <w:rPr>
          <w:rFonts w:ascii="Times New Roman" w:eastAsia="標楷體" w:hAnsi="Times New Roman" w:cs="Times New Roman"/>
          <w:lang w:eastAsia="zh-TW"/>
        </w:rPr>
        <w:t>e shared history of R with X is not from when D exchanged genes (</w:t>
      </w:r>
      <w:r w:rsidR="00A24FE9">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sidR="00A24FE9">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The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085CB9B4" w14:textId="77777777" w:rsidR="004B5866" w:rsidRPr="00A54453" w:rsidRDefault="004B5866" w:rsidP="004B5866">
      <w:pPr>
        <w:spacing w:line="480" w:lineRule="auto"/>
        <w:ind w:right="396"/>
        <w:rPr>
          <w:rFonts w:ascii="Times New Roman" w:eastAsia="標楷體"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684CF113" w14:textId="77777777" w:rsidR="004B5866" w:rsidRPr="00A54453" w:rsidRDefault="004B5866" w:rsidP="004B5866">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w:del w:id="7" w:author="Tony Jhwueng" w:date="2017-08-09T16:19:00Z">
        <w:r w:rsidRPr="00A54453" w:rsidDel="00985155">
          <w:rPr>
            <w:rFonts w:ascii="Times New Roman" w:hAnsi="Times New Roman" w:cs="Times New Roman"/>
            <w:b/>
          </w:rPr>
          <w:delText xml:space="preserve"> </w:delText>
        </w:r>
      </w:del>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6AC96491" w14:textId="77777777" w:rsidR="004B5866" w:rsidRPr="00A54453" w:rsidRDefault="004B5866" w:rsidP="004B5866">
      <w:pPr>
        <w:spacing w:line="480" w:lineRule="auto"/>
        <w:ind w:right="396"/>
        <w:rPr>
          <w:rFonts w:ascii="Times New Roman" w:eastAsia="標楷體" w:hAnsi="Times New Roman" w:cs="Times New Roman"/>
          <w:lang w:eastAsia="zh-TW"/>
        </w:rPr>
      </w:pPr>
    </w:p>
    <w:p w14:paraId="4B23FE2B" w14:textId="77777777" w:rsidR="004B5866" w:rsidRPr="00A54453" w:rsidRDefault="004B5866" w:rsidP="004B5866">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lastRenderedPageBreak/>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 Let the trait value </w:t>
      </w:r>
    </w:p>
    <w:p w14:paraId="3EDA9C40" w14:textId="77777777" w:rsidR="004B5866" w:rsidRPr="00A54453" w:rsidRDefault="004B5866" w:rsidP="004B5866">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proofErr w:type="gramStart"/>
      <w:r w:rsidRPr="00A54453">
        <w:rPr>
          <w:rFonts w:ascii="Times New Roman" w:hAnsi="Times New Roman" w:cs="Times New Roman"/>
          <w:i/>
        </w:rPr>
        <w:t>O</w:t>
      </w:r>
      <w:proofErr w:type="gramEnd"/>
      <w:r w:rsidRPr="00A54453">
        <w:rPr>
          <w:rFonts w:ascii="Times New Roman" w:hAnsi="Times New Roman" w:cs="Times New Roman"/>
        </w:rPr>
        <w:t xml:space="preserve"> be </w:t>
      </w:r>
      <w:r w:rsidRPr="00A54453">
        <w:rPr>
          <w:rFonts w:ascii="Times New Roman" w:hAnsi="Times New Roman" w:cs="Times New Roman"/>
          <w:i/>
        </w:rPr>
        <w:t>μ</w:t>
      </w:r>
      <w:r w:rsidRPr="00A54453">
        <w:rPr>
          <w:rFonts w:ascii="Times New Roman" w:hAnsi="Times New Roman" w:cs="Times New Roman"/>
        </w:rPr>
        <w:t>.</w:t>
      </w:r>
      <w:r w:rsidRPr="00A54453">
        <w:rPr>
          <w:rFonts w:ascii="Times New Roman" w:hAnsi="Times New Roman" w:cs="Times New Roman"/>
          <w:lang w:eastAsia="zh-TW"/>
        </w:rPr>
        <w:t xml:space="preserve"> By assuming species evolve under Brownian motion (variables </w:t>
      </w:r>
    </w:p>
    <w:p w14:paraId="63A91AEA" w14:textId="77777777" w:rsidR="004B5866" w:rsidRPr="00A54453" w:rsidRDefault="004B5866" w:rsidP="004B5866">
      <w:pPr>
        <w:spacing w:line="480" w:lineRule="auto"/>
        <w:ind w:right="396"/>
        <w:rPr>
          <w:rFonts w:ascii="Times New Roman" w:hAnsi="Times New Roman" w:cs="Times New Roman"/>
          <w:lang w:eastAsia="zh-TW"/>
        </w:rPr>
      </w:pPr>
      <w:r w:rsidRPr="00A54453">
        <w:rPr>
          <w:rFonts w:ascii="Times New Roman" w:hAnsi="Times New Roman" w:cs="Times New Roman"/>
          <w:lang w:eastAsia="zh-TW"/>
        </w:rPr>
        <w:t>are 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697A70C7" w14:textId="0B2AB4CE" w:rsidR="004B5866" w:rsidRPr="00A54453" w:rsidDel="00015152" w:rsidRDefault="004B5866" w:rsidP="004B5866">
      <w:pPr>
        <w:spacing w:line="480" w:lineRule="auto"/>
        <w:ind w:right="396"/>
        <w:rPr>
          <w:del w:id="8" w:author="Tony Jhwueng" w:date="2017-08-10T11:29: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ins w:id="9" w:author="Tony Jhwueng" w:date="2017-08-10T11:29:00Z">
        <w:r w:rsidR="00015152">
          <w:rPr>
            <w:rFonts w:ascii="Times New Roman" w:eastAsia="標楷體" w:hAnsi="Times New Roman" w:cs="Times New Roman"/>
            <w:lang w:eastAsia="zh-TW"/>
          </w:rPr>
          <w:t xml:space="preserve"> </w:t>
        </w:r>
      </w:ins>
    </w:p>
    <w:p w14:paraId="1945601B" w14:textId="77777777" w:rsidR="004B5866" w:rsidRPr="00A54453" w:rsidRDefault="004B5866" w:rsidP="004B5866">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as error terms that follow a normal distribution with zero mean and variance </w:t>
      </w:r>
    </w:p>
    <w:p w14:paraId="1584AF2C" w14:textId="2F2B62D0" w:rsidR="004B5866" w:rsidRPr="00A54453" w:rsidRDefault="000821A2" w:rsidP="004B5866">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4B5866" w:rsidRPr="00A54453">
        <w:rPr>
          <w:rFonts w:ascii="Times New Roman" w:hAnsi="Times New Roman" w:cs="Times New Roman"/>
        </w:rPr>
        <w:t>.</w:t>
      </w:r>
      <w:r w:rsidR="004B5866" w:rsidRPr="00A54453">
        <w:rPr>
          <w:rFonts w:ascii="Times New Roman" w:hAnsi="Times New Roman" w:cs="Times New Roman"/>
          <w:lang w:eastAsia="zh-TW"/>
        </w:rPr>
        <w:t xml:space="preserve"> Under our model, the hybrid species </w:t>
      </w:r>
      <w:r w:rsidR="004B5866" w:rsidRPr="00A54453">
        <w:rPr>
          <w:rFonts w:ascii="Times New Roman" w:hAnsi="Times New Roman" w:cs="Times New Roman"/>
          <w:i/>
        </w:rPr>
        <w:t>B</w:t>
      </w:r>
      <w:r w:rsidR="004B5866" w:rsidRPr="00A54453">
        <w:rPr>
          <w:rFonts w:ascii="Times New Roman" w:hAnsi="Times New Roman" w:cs="Times New Roman"/>
        </w:rPr>
        <w:t>,</w:t>
      </w:r>
      <w:r w:rsidR="004B5866" w:rsidRPr="00A54453">
        <w:rPr>
          <w:rFonts w:ascii="Times New Roman" w:hAnsi="Times New Roman" w:cs="Times New Roman"/>
          <w:lang w:eastAsia="zh-TW"/>
        </w:rPr>
        <w:t xml:space="preserve"> at the moment of hybridization, assumes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4B5866" w:rsidRPr="00A54453">
        <w:rPr>
          <w:rFonts w:ascii="Times New Roman" w:eastAsia="標楷體" w:hAnsi="Times New Roman" w:cs="Times New Roman"/>
          <w:lang w:eastAsia="zh-TW"/>
        </w:rPr>
        <w:t xml:space="preserve">, defined as </w:t>
      </w:r>
    </w:p>
    <w:commentRangeStart w:id="10"/>
    <w:p w14:paraId="1E40E9C7" w14:textId="59CC5D72" w:rsidR="004B5866" w:rsidRPr="00A54453" w:rsidRDefault="000821A2" w:rsidP="004B5866">
      <w:pPr>
        <w:spacing w:line="480" w:lineRule="auto"/>
        <w:rPr>
          <w:rFonts w:ascii="Times New Roman" w:hAnsi="Times New Roman" w:cs="Times New Roman"/>
          <w:lang w:eastAsia="zh-TW"/>
        </w:rPr>
      </w:pPr>
      <m:oMathPara>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w:ins w:id="11" w:author="Tony Jhwueng" w:date="2017-08-09T16:19:00Z">
                    <m:r>
                      <m:rPr>
                        <m:sty m:val="p"/>
                      </m:rPr>
                      <w:rPr>
                        <w:rFonts w:ascii="Cambria Math" w:hAnsi="Cambria Math" w:cs="Times New Roman"/>
                      </w:rPr>
                      <m:t>γ</m:t>
                    </m:r>
                  </w:ins>
                  <w:del w:id="12" w:author="Tony Jhwueng" w:date="2017-08-09T16:19:00Z">
                    <m:r>
                      <w:rPr>
                        <w:rFonts w:ascii="Cambria Math" w:hAnsi="Cambria Math" w:cs="Times New Roman"/>
                      </w:rPr>
                      <m:t>m</m:t>
                    </m:r>
                  </w:del>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w:ins w:id="13" w:author="Tony Jhwueng" w:date="2017-08-09T16:19:00Z">
                    <m:r>
                      <m:rPr>
                        <m:sty m:val="p"/>
                      </m:rPr>
                      <w:rPr>
                        <w:rFonts w:ascii="Cambria Math" w:hAnsi="Cambria Math" w:cs="Times New Roman"/>
                      </w:rPr>
                      <m:t>γ</m:t>
                    </m:r>
                  </w:ins>
                  <w:del w:id="14" w:author="Tony Jhwueng" w:date="2017-08-09T16:19:00Z">
                    <m:r>
                      <w:rPr>
                        <w:rFonts w:ascii="Cambria Math" w:hAnsi="Cambria Math" w:cs="Times New Roman"/>
                      </w:rPr>
                      <m:t>m</m:t>
                    </m:r>
                  </w:del>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w:commentRangeEnd w:id="10"/>
          <m:r>
            <m:rPr>
              <m:sty m:val="p"/>
            </m:rPr>
            <w:rPr>
              <w:rStyle w:val="CommentReference"/>
              <w:rFonts w:ascii="Cambria Math" w:hAnsi="Cambria Math"/>
            </w:rPr>
            <w:commentReference w:id="15"/>
          </m:r>
        </m:oMath>
      </m:oMathPara>
    </w:p>
    <w:p w14:paraId="5ED255F5" w14:textId="4A482C3D" w:rsidR="00015152" w:rsidRDefault="004B5866" w:rsidP="004B5866">
      <w:pPr>
        <w:spacing w:line="480" w:lineRule="auto"/>
        <w:ind w:right="396"/>
        <w:rPr>
          <w:ins w:id="16" w:author="Tony Jhwueng" w:date="2017-08-10T11:30:00Z"/>
          <w:rFonts w:ascii="Times New Roman" w:hAnsi="Times New Roman" w:cs="Times New Roman"/>
        </w:rPr>
      </w:pPr>
      <w:r w:rsidRPr="00A54453">
        <w:rPr>
          <w:rFonts w:ascii="Times New Roman" w:eastAsia="標楷體" w:hAnsi="Times New Roman" w:cs="Times New Roman"/>
          <w:lang w:eastAsia="zh-TW"/>
        </w:rPr>
        <w:t xml:space="preserve">which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Pr="00A54453">
        <w:rPr>
          <w:rFonts w:ascii="Times New Roman" w:hAnsi="Times New Roman" w:cs="Times New Roman"/>
          <w:lang w:eastAsia="zh-TW"/>
        </w:rPr>
        <w:t xml:space="preserve"> and </w:t>
      </w:r>
      <w:r w:rsidRPr="00A54453">
        <w:rPr>
          <w:rFonts w:ascii="Times New Roman" w:hAnsi="Times New Roman" w:cs="Times New Roman"/>
        </w:rPr>
        <w:t>variance</w:t>
      </w:r>
      <w:r>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w:ins w:id="17" w:author="Tony Jhwueng" w:date="2017-08-09T16:20:00Z">
                  <m:r>
                    <m:rPr>
                      <m:sty m:val="p"/>
                    </m:rPr>
                    <w:rPr>
                      <w:rFonts w:ascii="Cambria Math" w:hAnsi="Cambria Math" w:cs="Times New Roman"/>
                    </w:rPr>
                    <m:t>γ</m:t>
                  </m:r>
                </w:ins>
                <w:del w:id="18" w:author="Tony Jhwueng" w:date="2017-08-09T16:20:00Z">
                  <m:r>
                    <w:rPr>
                      <w:rFonts w:ascii="Cambria Math" w:hAnsi="Cambria Math" w:cs="Times New Roman"/>
                    </w:rPr>
                    <m:t>m</m:t>
                  </m:r>
                </w:del>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w:ins w:id="19" w:author="Tony Jhwueng" w:date="2017-08-09T16:20:00Z">
                  <m:r>
                    <m:rPr>
                      <m:sty m:val="p"/>
                    </m:rPr>
                    <w:rPr>
                      <w:rFonts w:ascii="Cambria Math" w:hAnsi="Cambria Math" w:cs="Times New Roman"/>
                    </w:rPr>
                    <m:t>γ</m:t>
                  </m:r>
                </w:ins>
                <w:del w:id="20" w:author="Tony Jhwueng" w:date="2017-08-09T16:20:00Z">
                  <m:r>
                    <w:rPr>
                      <w:rFonts w:ascii="Cambria Math" w:hAnsi="Cambria Math" w:cs="Times New Roman"/>
                    </w:rPr>
                    <m:t>m</m:t>
                  </m:r>
                </w:del>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rPr>
        <w:t xml:space="preserve">. </w:t>
      </w:r>
      <w:r w:rsidRPr="00A54453">
        <w:rPr>
          <w:rFonts w:ascii="Times New Roman" w:eastAsia="標楷體" w:hAnsi="Times New Roman" w:cs="Times New Roman"/>
          <w:lang w:eastAsia="zh-TW"/>
        </w:rPr>
        <w:t>The parameter</w:t>
      </w:r>
      <w:ins w:id="21" w:author="Tony Jhwueng" w:date="2017-08-09T16:20:00Z">
        <w:r w:rsidR="00956343">
          <w:rPr>
            <w:rFonts w:ascii="Times New Roman" w:hAnsi="Times New Roman" w:cs="Times New Roman"/>
          </w:rPr>
          <w:t xml:space="preserve"> </w:t>
        </w:r>
      </w:ins>
      <w:del w:id="22" w:author="Tony Jhwueng" w:date="2017-08-09T16:20:00Z">
        <w:r w:rsidRPr="00A54453" w:rsidDel="00956343">
          <w:rPr>
            <w:rFonts w:ascii="Times New Roman" w:eastAsia="標楷體" w:hAnsi="Times New Roman" w:cs="Times New Roman"/>
            <w:lang w:eastAsia="zh-TW"/>
          </w:rPr>
          <w:delText xml:space="preserve"> </w:delText>
        </w:r>
      </w:del>
      <w:ins w:id="23" w:author="Tony Jhwueng" w:date="2017-08-09T16:20:00Z">
        <m:oMath>
          <m:r>
            <m:rPr>
              <m:sty m:val="p"/>
            </m:rPr>
            <w:rPr>
              <w:rFonts w:ascii="Cambria Math" w:hAnsi="Cambria Math" w:cs="Times New Roman"/>
            </w:rPr>
            <m:t>γ</m:t>
          </m:r>
        </m:oMath>
      </w:ins>
      <w:del w:id="24" w:author="Tony Jhwueng" w:date="2017-08-09T16:20:00Z">
        <m:oMath>
          <m:r>
            <w:rPr>
              <w:rFonts w:ascii="Cambria Math" w:hAnsi="Cambria Math" w:cs="Times New Roman"/>
            </w:rPr>
            <m:t>m</m:t>
          </m:r>
        </m:oMath>
      </w:del>
      <w:r w:rsidRPr="00A54453">
        <w:rPr>
          <w:rFonts w:ascii="Times New Roman" w:eastAsia="標楷體" w:hAnsi="Times New Roman" w:cs="Times New Roman"/>
          <w:lang w:eastAsia="zh-TW"/>
        </w:rPr>
        <w:t xml:space="preserve"> measures the proportion of the hybrid trait value inherited from parent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w:ins w:id="25" w:author="Tony Jhwueng" w:date="2017-08-09T16:20:00Z">
          <m:r>
            <m:rPr>
              <m:sty m:val="p"/>
            </m:rPr>
            <w:rPr>
              <w:rFonts w:ascii="Cambria Math" w:hAnsi="Cambria Math" w:cs="Times New Roman"/>
            </w:rPr>
            <m:t>γ</m:t>
          </m:r>
        </w:ins>
        <w:del w:id="26" w:author="Tony Jhwueng" w:date="2017-08-09T16:20:00Z">
          <m:r>
            <w:rPr>
              <w:rFonts w:ascii="Cambria Math" w:hAnsi="Cambria Math" w:cs="Times New Roman"/>
            </w:rPr>
            <m:t>m</m:t>
          </m:r>
        </w:del>
      </m:oMath>
      <w:r w:rsidRPr="00A54453">
        <w:rPr>
          <w:rFonts w:ascii="Times New Roman" w:eastAsia="標楷體" w:hAnsi="Times New Roman" w:cs="Times New Roman"/>
          <w:lang w:eastAsia="zh-TW"/>
        </w:rPr>
        <w:t xml:space="preserve"> measures the proportion the hybrid inherits from parent C (</w:t>
      </w:r>
      <w:ins w:id="27" w:author="Tony Jhwueng" w:date="2017-08-09T16:20:00Z">
        <w:r w:rsidR="00956343" w:rsidRPr="00FB627C">
          <w:rPr>
            <w:rFonts w:ascii="Times New Roman" w:hAnsi="Times New Roman" w:cs="Times New Roman"/>
          </w:rPr>
          <w:t>γ</w:t>
        </w:r>
      </w:ins>
      <w:del w:id="28" w:author="Tony Jhwueng" w:date="2017-08-09T16:20:00Z">
        <m:oMath>
          <m:r>
            <w:rPr>
              <w:rFonts w:ascii="Cambria Math" w:hAnsi="Cambria Math" w:cs="Times New Roman"/>
            </w:rPr>
            <m:t>m</m:t>
          </m:r>
        </m:oMath>
      </w:del>
      <w:r w:rsidRPr="00A54453">
        <w:rPr>
          <w:rFonts w:ascii="Times New Roman" w:eastAsia="標楷體" w:hAnsi="Times New Roman" w:cs="Times New Roman"/>
          <w:lang w:eastAsia="zh-TW"/>
        </w:rPr>
        <w:t xml:space="preserve"> is bounded between zero and one). If the hybrid species is formed mostly from individuals of species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with only some gene flow from species C, then for a polygenic quantitative trait, </w:t>
      </w:r>
      <w:ins w:id="29" w:author="Tony Jhwueng" w:date="2017-08-09T16:21:00Z">
        <m:oMath>
          <m:r>
            <m:rPr>
              <m:sty m:val="p"/>
            </m:rPr>
            <w:rPr>
              <w:rFonts w:ascii="Cambria Math" w:hAnsi="Cambria Math" w:cs="Times New Roman"/>
            </w:rPr>
            <m:t>γ</m:t>
          </m:r>
        </m:oMath>
      </w:ins>
      <w:del w:id="30" w:author="Tony Jhwueng" w:date="2017-08-09T16:21:00Z">
        <m:oMath>
          <m:r>
            <w:rPr>
              <w:rFonts w:ascii="Cambria Math" w:hAnsi="Cambria Math" w:cs="Times New Roman"/>
            </w:rPr>
            <m:t>m</m:t>
          </m:r>
        </m:oMath>
      </w:del>
      <w:r w:rsidRPr="00A54453">
        <w:rPr>
          <w:rFonts w:ascii="Times New Roman" w:eastAsia="標楷體" w:hAnsi="Times New Roman" w:cs="Times New Roman"/>
          <w:lang w:eastAsia="zh-TW"/>
        </w:rPr>
        <w:t xml:space="preserve"> mi</w:t>
      </w:r>
      <w:proofErr w:type="spellStart"/>
      <w:r w:rsidRPr="00A54453">
        <w:rPr>
          <w:rFonts w:ascii="Times New Roman" w:eastAsia="標楷體" w:hAnsi="Times New Roman" w:cs="Times New Roman"/>
          <w:lang w:eastAsia="zh-TW"/>
        </w:rPr>
        <w:t>ght</w:t>
      </w:r>
      <w:proofErr w:type="spellEnd"/>
      <w:r w:rsidRPr="00A54453">
        <w:rPr>
          <w:rFonts w:ascii="Times New Roman" w:eastAsia="標楷體" w:hAnsi="Times New Roman" w:cs="Times New Roman"/>
          <w:lang w:eastAsia="zh-TW"/>
        </w:rPr>
        <w:t xml:space="preserve"> be much closer to one. In particular, </w:t>
      </w:r>
      <w:ins w:id="31" w:author="Tony Jhwueng" w:date="2017-08-09T16:21:00Z">
        <m:oMath>
          <m:r>
            <m:rPr>
              <m:sty m:val="p"/>
            </m:rPr>
            <w:rPr>
              <w:rFonts w:ascii="Cambria Math" w:hAnsi="Cambria Math" w:cs="Times New Roman"/>
            </w:rPr>
            <m:t>γ</m:t>
          </m:r>
        </m:oMath>
      </w:ins>
      <w:del w:id="32" w:author="Tony Jhwueng" w:date="2017-08-09T16:21:00Z">
        <m:oMath>
          <m:r>
            <w:rPr>
              <w:rFonts w:ascii="Cambria Math" w:hAnsi="Cambria Math" w:cs="Times New Roman"/>
            </w:rPr>
            <m:t>m</m:t>
          </m:r>
        </m:oMath>
      </w:del>
      <m:oMath>
        <m:r>
          <w:rPr>
            <w:rFonts w:ascii="Cambria Math" w:hAnsi="Cambria Math" w:cs="Times New Roman"/>
          </w:rPr>
          <m:t>=0.5</m:t>
        </m:r>
      </m:oMath>
      <w:r w:rsidRPr="00A54453">
        <w:rPr>
          <w:rFonts w:ascii="Times New Roman" w:eastAsia="標楷體" w:hAnsi="Times New Roman" w:cs="Times New Roman"/>
          <w:lang w:eastAsia="zh-TW"/>
        </w:rPr>
        <w:t xml:space="preserve"> indicates inheriting the </w:t>
      </w:r>
      <w:r>
        <w:rPr>
          <w:rFonts w:ascii="Times New Roman" w:eastAsia="標楷體" w:hAnsi="Times New Roman" w:cs="Times New Roman"/>
          <w:lang w:eastAsia="zh-TW"/>
        </w:rPr>
        <w:t xml:space="preserve">trait equally from both parents. </w:t>
      </w:r>
      <w:r w:rsidR="00BD3044">
        <w:rPr>
          <w:rFonts w:ascii="Times New Roman" w:eastAsia="標楷體" w:hAnsi="Times New Roman" w:cs="Times New Roman"/>
          <w:lang w:eastAsia="zh-TW"/>
        </w:rPr>
        <w:t xml:space="preserve">An extension of the model would allow a different, user-specified </w:t>
      </w:r>
      <w:ins w:id="33" w:author="Tony Jhwueng" w:date="2017-08-09T16:21:00Z">
        <m:oMath>
          <m:r>
            <m:rPr>
              <m:sty m:val="p"/>
            </m:rPr>
            <w:rPr>
              <w:rFonts w:ascii="Cambria Math" w:hAnsi="Cambria Math" w:cs="Times New Roman"/>
            </w:rPr>
            <m:t>γ</m:t>
          </m:r>
        </m:oMath>
      </w:ins>
      <w:del w:id="34" w:author="Tony Jhwueng" w:date="2017-08-09T16:21:00Z">
        <m:oMath>
          <m:r>
            <w:rPr>
              <w:rFonts w:ascii="Cambria Math" w:hAnsi="Cambria Math" w:cs="Times New Roman"/>
            </w:rPr>
            <m:t>m</m:t>
          </m:r>
        </m:oMath>
      </w:del>
      <w:r w:rsidR="00BD3044">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ins w:id="35" w:author="Tony Jhwueng" w:date="2017-08-09T16:21:00Z">
        <w:r w:rsidR="00956343" w:rsidRPr="00FB627C">
          <w:rPr>
            <w:rFonts w:ascii="Times New Roman" w:hAnsi="Times New Roman" w:cs="Times New Roman"/>
          </w:rPr>
          <w:t>γ</w:t>
        </w:r>
      </w:ins>
      <w:del w:id="36" w:author="Tony Jhwueng" w:date="2017-08-09T16:21:00Z">
        <m:oMath>
          <m:r>
            <w:rPr>
              <w:rFonts w:ascii="Cambria Math" w:hAnsi="Cambria Math" w:cs="Times New Roman"/>
            </w:rPr>
            <m:t>m</m:t>
          </m:r>
        </m:oMath>
      </w:del>
      <w:r w:rsidR="00BD3044">
        <w:rPr>
          <w:rFonts w:ascii="Times New Roman" w:eastAsia="標楷體" w:hAnsi="Times New Roman" w:cs="Times New Roman"/>
          <w:lang w:eastAsia="zh-TW"/>
        </w:rPr>
        <w:t xml:space="preserve"> is assumed to always be 0.5.</w:t>
      </w:r>
      <w:r>
        <w:rPr>
          <w:rFonts w:ascii="Times New Roman" w:hAnsi="Times New Roman" w:cs="Times New Roman"/>
        </w:rPr>
        <w:t xml:space="preserve"> </w:t>
      </w:r>
      <w:ins w:id="37" w:author="Microsoft Office User" w:date="2017-08-07T16:09:00Z">
        <w:r w:rsidR="00FB627C">
          <w:rPr>
            <w:rFonts w:ascii="Times New Roman" w:hAnsi="Times New Roman" w:cs="Times New Roman"/>
          </w:rPr>
          <w:t xml:space="preserve">Note that while we use </w:t>
        </w:r>
        <w:r w:rsidR="00FB627C" w:rsidRPr="00FB627C">
          <w:rPr>
            <w:rFonts w:ascii="Times New Roman" w:hAnsi="Times New Roman" w:cs="Times New Roman"/>
          </w:rPr>
          <w:t>γ</w:t>
        </w:r>
      </w:ins>
      <w:ins w:id="38" w:author="Microsoft Office User" w:date="2017-08-22T09:41:00Z">
        <w:r w:rsidR="008309B3">
          <w:rPr>
            <w:rFonts w:ascii="Times New Roman" w:hAnsi="Times New Roman" w:cs="Times New Roman"/>
          </w:rPr>
          <w:t>, which has become common in phylogenetics (</w:t>
        </w:r>
      </w:ins>
      <w:ins w:id="39" w:author="Microsoft Office User" w:date="2017-08-22T09:42:00Z">
        <w:r w:rsidR="00ED3170">
          <w:rPr>
            <w:rFonts w:ascii="Times New Roman" w:hAnsi="Times New Roman" w:cs="Times New Roman"/>
          </w:rPr>
          <w:t xml:space="preserve">i.e. </w:t>
        </w:r>
        <w:proofErr w:type="spellStart"/>
        <w:r w:rsidR="00ED3170">
          <w:rPr>
            <w:rFonts w:ascii="Times New Roman" w:hAnsi="Times New Roman" w:cs="Times New Roman"/>
          </w:rPr>
          <w:t>Solís</w:t>
        </w:r>
        <w:proofErr w:type="spellEnd"/>
        <w:r w:rsidR="00ED3170">
          <w:rPr>
            <w:rFonts w:ascii="Times New Roman" w:hAnsi="Times New Roman" w:cs="Times New Roman"/>
          </w:rPr>
          <w:t xml:space="preserve">-Lemus and </w:t>
        </w:r>
        <w:proofErr w:type="spellStart"/>
        <w:r w:rsidR="00ED3170">
          <w:rPr>
            <w:rFonts w:ascii="Times New Roman" w:hAnsi="Times New Roman" w:cs="Times New Roman"/>
          </w:rPr>
          <w:t>Ané</w:t>
        </w:r>
        <w:proofErr w:type="spellEnd"/>
        <w:del w:id="40" w:author="Microsoft Office 使用者" w:date="2017-08-22T21:53:00Z">
          <w:r w:rsidR="00ED3170" w:rsidDel="007E5A34">
            <w:rPr>
              <w:rFonts w:ascii="Times New Roman" w:hAnsi="Times New Roman" w:cs="Times New Roman"/>
            </w:rPr>
            <w:delText>,</w:delText>
          </w:r>
        </w:del>
        <w:r w:rsidR="00ED3170">
          <w:rPr>
            <w:rFonts w:ascii="Times New Roman" w:hAnsi="Times New Roman" w:cs="Times New Roman"/>
          </w:rPr>
          <w:t xml:space="preserve"> 2016)</w:t>
        </w:r>
      </w:ins>
      <w:ins w:id="41" w:author="Microsoft Office User" w:date="2017-08-22T09:41:00Z">
        <w:r w:rsidR="008309B3">
          <w:rPr>
            <w:rFonts w:ascii="Times New Roman" w:hAnsi="Times New Roman" w:cs="Times New Roman"/>
          </w:rPr>
          <w:t xml:space="preserve">, </w:t>
        </w:r>
      </w:ins>
      <w:proofErr w:type="spellStart"/>
      <w:ins w:id="42" w:author="Microsoft Office User" w:date="2017-08-07T16:09:00Z">
        <w:r w:rsidR="00FB627C">
          <w:rPr>
            <w:rFonts w:ascii="Times New Roman" w:hAnsi="Times New Roman" w:cs="Times New Roman"/>
          </w:rPr>
          <w:t>Pickrell</w:t>
        </w:r>
        <w:proofErr w:type="spellEnd"/>
        <w:r w:rsidR="00FB627C">
          <w:rPr>
            <w:rFonts w:ascii="Times New Roman" w:hAnsi="Times New Roman" w:cs="Times New Roman"/>
          </w:rPr>
          <w:t xml:space="preserve"> &amp; Pritchard (2012) in their related model use </w:t>
        </w:r>
        <w:r w:rsidR="00FB627C" w:rsidRPr="00FB627C">
          <w:rPr>
            <w:rFonts w:ascii="Times New Roman" w:hAnsi="Times New Roman" w:cs="Times New Roman"/>
            <w:i/>
          </w:rPr>
          <w:t>w</w:t>
        </w:r>
        <w:r w:rsidR="00FB627C">
          <w:rPr>
            <w:rFonts w:ascii="Times New Roman" w:hAnsi="Times New Roman" w:cs="Times New Roman"/>
          </w:rPr>
          <w:t>.</w:t>
        </w:r>
      </w:ins>
      <w:ins w:id="43" w:author="Tony Jhwueng" w:date="2017-08-09T16:22:00Z">
        <w:r w:rsidR="00956343">
          <w:rPr>
            <w:rFonts w:ascii="Times New Roman" w:hAnsi="Times New Roman" w:cs="Times New Roman"/>
          </w:rPr>
          <w:t xml:space="preserve"> </w:t>
        </w:r>
      </w:ins>
      <w:r w:rsidRPr="00FB627C">
        <w:rPr>
          <w:rFonts w:ascii="Times New Roman" w:hAnsi="Times New Roman" w:cs="Times New Roman"/>
          <w:lang w:eastAsia="zh-TW"/>
        </w:rPr>
        <w:t>The</w:t>
      </w:r>
      <w:r w:rsidRPr="00A54453">
        <w:rPr>
          <w:rFonts w:ascii="Times New Roman" w:hAnsi="Times New Roman" w:cs="Times New Roman"/>
          <w:lang w:eastAsia="zh-TW"/>
        </w:rPr>
        <w:t xml:space="preserve"> parameter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Pr>
          <w:rFonts w:ascii="Times New Roman" w:hAnsi="Times New Roman" w:cs="Times New Roman"/>
          <w:lang w:eastAsia="zh-TW"/>
        </w:rPr>
        <w:t xml:space="preserve">hybrid means may be thought of in the same </w:t>
      </w:r>
      <w:r>
        <w:rPr>
          <w:rFonts w:ascii="Times New Roman" w:hAnsi="Times New Roman" w:cs="Times New Roman"/>
          <w:lang w:eastAsia="zh-TW"/>
        </w:rPr>
        <w:lastRenderedPageBreak/>
        <w:t>way, in that they may be</w:t>
      </w:r>
      <w:r w:rsidRPr="00A54453">
        <w:rPr>
          <w:rFonts w:ascii="Times New Roman" w:hAnsi="Times New Roman" w:cs="Times New Roman"/>
          <w:lang w:eastAsia="zh-TW"/>
        </w:rPr>
        <w:t xml:space="preserve"> something other than the average of their parents. For example, if there exist</w:t>
      </w:r>
      <w:r>
        <w:rPr>
          <w:rFonts w:ascii="Times New Roman" w:hAnsi="Times New Roman" w:cs="Times New Roman"/>
          <w:lang w:eastAsia="zh-TW"/>
        </w:rPr>
        <w:t>s</w:t>
      </w:r>
      <w:r w:rsidRPr="00A54453">
        <w:rPr>
          <w:rFonts w:ascii="Times New Roman" w:hAnsi="Times New Roman" w:cs="Times New Roman"/>
          <w:lang w:eastAsia="zh-TW"/>
        </w:rPr>
        <w:t xml:space="preserve"> widespread heterosis, with hybrids being on average 20% larger than their parent species, </w:t>
      </w:r>
      <w:r w:rsidRPr="00A54453">
        <w:rPr>
          <w:rFonts w:ascii="Times New Roman" w:hAnsi="Times New Roman" w:cs="Times New Roman"/>
          <w:i/>
        </w:rPr>
        <w:t>β</w:t>
      </w:r>
      <w:r w:rsidRPr="00A54453">
        <w:rPr>
          <w:rFonts w:ascii="Times New Roman" w:hAnsi="Times New Roman" w:cs="Times New Roman"/>
        </w:rPr>
        <w:t xml:space="preserve"> would be 1.2.</w:t>
      </w:r>
      <w:r w:rsidRPr="00A54453">
        <w:rPr>
          <w:rFonts w:ascii="Times New Roman" w:hAnsi="Times New Roman" w:cs="Times New Roman"/>
          <w:lang w:eastAsia="zh-TW"/>
        </w:rPr>
        <w:t xml:space="preserve"> The natural lower bound for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commentRangeStart w:id="44"/>
      <w:r>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rPr>
        <w:t>, to represent log scale bias for the hybrid at formation.</w:t>
      </w:r>
      <w:commentRangeEnd w:id="44"/>
      <w:r>
        <w:rPr>
          <w:rStyle w:val="CommentReference"/>
        </w:rPr>
        <w:commentReference w:id="44"/>
      </w:r>
      <w:r w:rsidRPr="00A54453">
        <w:rPr>
          <w:rFonts w:ascii="Times New Roman" w:hAnsi="Times New Roman" w:cs="Times New Roman"/>
        </w:rPr>
        <w:t xml:space="preserve"> </w:t>
      </w:r>
      <w:r>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del w:id="45" w:author="Tony Jhwueng" w:date="2017-08-10T11:30:00Z">
        <w:r w:rsidDel="00015152">
          <w:rPr>
            <w:rFonts w:ascii="Times New Roman" w:hAnsi="Times New Roman" w:cs="Times New Roman"/>
          </w:rPr>
          <w:delText xml:space="preserve"> </w:delText>
        </w:r>
      </w:del>
      <w:r>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w:proofErr w:type="gramStart"/>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w:t>
      </w:r>
      <w:proofErr w:type="gramEnd"/>
      <w:r>
        <w:rPr>
          <w:rFonts w:ascii="Times New Roman" w:hAnsi="Times New Roman" w:cs="Times New Roman"/>
        </w:rPr>
        <w:t xml:space="preserve"> is calculate as </w:t>
      </w:r>
    </w:p>
    <w:p w14:paraId="3B553303" w14:textId="46387284" w:rsidR="004B5866" w:rsidRPr="00346076" w:rsidDel="00015152" w:rsidRDefault="004B5866" w:rsidP="004B5866">
      <w:pPr>
        <w:spacing w:line="480" w:lineRule="auto"/>
        <w:ind w:right="396"/>
        <w:rPr>
          <w:del w:id="46" w:author="Tony Jhwueng" w:date="2017-08-10T11:32:00Z"/>
          <w:rFonts w:ascii="Times New Roman" w:eastAsia="標楷體"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w:ins w:id="47" w:author="Tony Jhwueng" w:date="2017-08-09T16:22:00Z">
                      <m:r>
                        <m:rPr>
                          <m:sty m:val="p"/>
                        </m:rPr>
                        <w:rPr>
                          <w:rFonts w:ascii="Cambria Math" w:hAnsi="Cambria Math" w:cs="Times New Roman"/>
                        </w:rPr>
                        <m:t>γ</m:t>
                      </m:r>
                    </w:ins>
                    <w:del w:id="48" w:author="Tony Jhwueng" w:date="2017-08-09T16:22:00Z">
                      <m:r>
                        <w:rPr>
                          <w:rFonts w:ascii="Cambria Math" w:hAnsi="Cambria Math" w:cs="Times New Roman"/>
                        </w:rPr>
                        <m:t>m</m:t>
                      </m:r>
                    </w:del>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w:ins w:id="49" w:author="Tony Jhwueng" w:date="2017-08-09T16:22:00Z">
                      <m:r>
                        <m:rPr>
                          <m:sty m:val="p"/>
                        </m:rPr>
                        <w:rPr>
                          <w:rFonts w:ascii="Cambria Math" w:hAnsi="Cambria Math" w:cs="Times New Roman"/>
                        </w:rPr>
                        <m:t>γ</m:t>
                      </m:r>
                    </w:ins>
                    <w:del w:id="50" w:author="Tony Jhwueng" w:date="2017-08-09T16:22:00Z">
                      <m:r>
                        <w:rPr>
                          <w:rFonts w:ascii="Cambria Math" w:hAnsi="Cambria Math" w:cs="Times New Roman"/>
                        </w:rPr>
                        <m:t>m</m:t>
                      </m:r>
                    </w:del>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r>
              <m:rPr>
                <m:sty m:val="p"/>
              </m:rPr>
              <w:rPr>
                <w:rStyle w:val="CommentReference"/>
                <w:rFonts w:ascii="Cambria Math" w:hAnsi="Cambria Math"/>
              </w:rPr>
              <w:commentReference w:id="10"/>
            </m:r>
          </m:e>
        </m:d>
        <m:r>
          <w:rPr>
            <w:rFonts w:ascii="Cambria Math" w:hAnsi="Cambria Math" w:cs="Times New Roman"/>
            <w:vertAlign w:val="subscript"/>
          </w:rPr>
          <m:t>=</m:t>
        </m:r>
        <m:sSup>
          <m:sSupPr>
            <m:ctrlPr>
              <w:rPr>
                <w:rFonts w:ascii="Cambria Math" w:hAnsi="Cambria Math" w:cs="Times New Roman"/>
                <w:i/>
                <w:vertAlign w:val="subscript"/>
              </w:rPr>
            </m:ctrlPr>
          </m:sSupPr>
          <m:e>
            <w:ins w:id="51" w:author="Tony Jhwueng" w:date="2017-08-09T16:22:00Z">
              <m:r>
                <m:rPr>
                  <m:sty m:val="p"/>
                </m:rPr>
                <w:rPr>
                  <w:rFonts w:ascii="Cambria Math" w:hAnsi="Cambria Math" w:cs="Times New Roman"/>
                </w:rPr>
                <m:t>γ</m:t>
              </m:r>
            </w:ins>
            <w:del w:id="52" w:author="Tony Jhwueng" w:date="2017-08-09T16:22:00Z">
              <m:r>
                <w:rPr>
                  <w:rFonts w:ascii="Cambria Math" w:hAnsi="Cambria Math" w:cs="Times New Roman"/>
                  <w:vertAlign w:val="subscript"/>
                </w:rPr>
                <m:t>m</m:t>
              </m:r>
            </w:del>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w:ins w:id="53" w:author="Tony Jhwueng" w:date="2017-08-09T16:23:00Z">
              <m:r>
                <m:rPr>
                  <m:sty m:val="p"/>
                </m:rPr>
                <w:rPr>
                  <w:rFonts w:ascii="Cambria Math" w:hAnsi="Cambria Math" w:cs="Times New Roman"/>
                </w:rPr>
                <m:t>γ</m:t>
              </m:r>
            </w:ins>
            <w:del w:id="54" w:author="Tony Jhwueng" w:date="2017-08-09T16:23:00Z">
              <m:r>
                <w:rPr>
                  <w:rFonts w:ascii="Cambria Math" w:hAnsi="Cambria Math" w:cs="Times New Roman"/>
                  <w:vertAlign w:val="subscript"/>
                </w:rPr>
                <m:t>m</m:t>
              </m:r>
            </w:del>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w:ins w:id="55" w:author="Tony Jhwueng" w:date="2017-08-09T16:23:00Z">
          <m:r>
            <m:rPr>
              <m:sty m:val="p"/>
            </m:rPr>
            <w:rPr>
              <w:rFonts w:ascii="Cambria Math" w:hAnsi="Cambria Math" w:cs="Times New Roman"/>
            </w:rPr>
            <m:t>γ</m:t>
          </m:r>
        </w:ins>
        <w:del w:id="56" w:author="Tony Jhwueng" w:date="2017-08-09T16:23:00Z">
          <m:r>
            <w:rPr>
              <w:rFonts w:ascii="Cambria Math" w:hAnsi="Cambria Math" w:cs="Times New Roman"/>
              <w:vertAlign w:val="subscript"/>
            </w:rPr>
            <m:t>m</m:t>
          </m:r>
        </w:del>
        <m:d>
          <m:dPr>
            <m:ctrlPr>
              <w:rPr>
                <w:rFonts w:ascii="Cambria Math" w:hAnsi="Cambria Math" w:cs="Times New Roman"/>
                <w:i/>
                <w:vertAlign w:val="subscript"/>
              </w:rPr>
            </m:ctrlPr>
          </m:dPr>
          <m:e>
            <m:r>
              <w:rPr>
                <w:rFonts w:ascii="Cambria Math" w:hAnsi="Cambria Math" w:cs="Times New Roman"/>
                <w:vertAlign w:val="subscript"/>
              </w:rPr>
              <m:t>1-</m:t>
            </m:r>
            <w:ins w:id="57" w:author="Tony Jhwueng" w:date="2017-08-09T16:23:00Z">
              <m:r>
                <m:rPr>
                  <m:sty m:val="p"/>
                </m:rPr>
                <w:rPr>
                  <w:rFonts w:ascii="Cambria Math" w:hAnsi="Cambria Math" w:cs="Times New Roman"/>
                </w:rPr>
                <m:t>γ</m:t>
              </m:r>
            </w:ins>
            <w:del w:id="58" w:author="Tony Jhwueng" w:date="2017-08-09T16:23:00Z">
              <m:r>
                <w:rPr>
                  <w:rFonts w:ascii="Cambria Math" w:hAnsi="Cambria Math" w:cs="Times New Roman"/>
                  <w:vertAlign w:val="subscript"/>
                </w:rPr>
                <m:t>m</m:t>
              </m:r>
            </w:del>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w:ins w:id="59" w:author="Tony Jhwueng" w:date="2017-08-09T16:23:00Z">
              <m:r>
                <m:rPr>
                  <m:sty m:val="p"/>
                </m:rPr>
                <w:rPr>
                  <w:rFonts w:ascii="Cambria Math" w:hAnsi="Cambria Math" w:cs="Times New Roman"/>
                </w:rPr>
                <m:t>γ</m:t>
              </m:r>
            </w:ins>
            <w:del w:id="60" w:author="Tony Jhwueng" w:date="2017-08-09T16:23:00Z">
              <m:r>
                <w:rPr>
                  <w:rFonts w:ascii="Cambria Math" w:hAnsi="Cambria Math" w:cs="Times New Roman"/>
                  <w:vertAlign w:val="subscript"/>
                </w:rPr>
                <m:t>m</m:t>
              </m:r>
            </w:del>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w:ins w:id="61" w:author="Tony Jhwueng" w:date="2017-08-09T16:23:00Z">
              <m:r>
                <m:rPr>
                  <m:sty m:val="p"/>
                </m:rPr>
                <w:rPr>
                  <w:rFonts w:ascii="Cambria Math" w:hAnsi="Cambria Math" w:cs="Times New Roman"/>
                </w:rPr>
                <m:t>γ</m:t>
              </m:r>
            </w:ins>
            <w:del w:id="62" w:author="Tony Jhwueng" w:date="2017-08-09T16:23:00Z">
              <m:r>
                <w:rPr>
                  <w:rFonts w:ascii="Cambria Math" w:hAnsi="Cambria Math" w:cs="Times New Roman"/>
                  <w:vertAlign w:val="subscript"/>
                </w:rPr>
                <m:t>m</m:t>
              </m:r>
            </w:del>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w:ins w:id="63" w:author="Tony Jhwueng" w:date="2017-08-09T16:23:00Z">
                  <m:r>
                    <m:rPr>
                      <m:sty m:val="p"/>
                    </m:rPr>
                    <w:rPr>
                      <w:rFonts w:ascii="Cambria Math" w:hAnsi="Cambria Math" w:cs="Times New Roman"/>
                    </w:rPr>
                    <m:t>γ</m:t>
                  </m:r>
                </w:ins>
                <w:del w:id="64" w:author="Tony Jhwueng" w:date="2017-08-09T16:23:00Z">
                  <m:r>
                    <w:rPr>
                      <w:rFonts w:ascii="Cambria Math" w:hAnsi="Cambria Math" w:cs="Times New Roman"/>
                    </w:rPr>
                    <m:t>m</m:t>
                  </m:r>
                </w:del>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w:ins w:id="65" w:author="Tony Jhwueng" w:date="2017-08-09T16:23:00Z">
              <m:r>
                <m:rPr>
                  <m:sty m:val="p"/>
                </m:rPr>
                <w:rPr>
                  <w:rFonts w:ascii="Cambria Math" w:hAnsi="Cambria Math" w:cs="Times New Roman"/>
                </w:rPr>
                <m:t>γ</m:t>
              </m:r>
            </w:ins>
            <w:del w:id="66" w:author="Tony Jhwueng" w:date="2017-08-09T16:23:00Z">
              <m:r>
                <w:rPr>
                  <w:rFonts w:ascii="Cambria Math" w:hAnsi="Cambria Math" w:cs="Times New Roman"/>
                </w:rPr>
                <m:t>m</m:t>
              </m:r>
            </w:del>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w:t>
      </w:r>
      <w:commentRangeStart w:id="67"/>
      <w:r w:rsidRPr="00A54453">
        <w:rPr>
          <w:rFonts w:ascii="Times New Roman" w:eastAsia="標楷體" w:hAnsi="Times New Roman" w:cs="Times New Roman"/>
          <w:lang w:eastAsia="zh-TW"/>
        </w:rPr>
        <w:t xml:space="preserve">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w:t>
      </w:r>
      <w:commentRangeEnd w:id="67"/>
      <w:r>
        <w:rPr>
          <w:rStyle w:val="CommentReference"/>
        </w:rPr>
        <w:commentReference w:id="67"/>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w:ins w:id="68" w:author="Tony Jhwueng" w:date="2017-08-09T16:24:00Z">
              <m:r>
                <m:rPr>
                  <m:sty m:val="p"/>
                </m:rPr>
                <w:rPr>
                  <w:rFonts w:ascii="Cambria Math" w:hAnsi="Cambria Math" w:cs="Times New Roman"/>
                </w:rPr>
                <m:t>γ</m:t>
              </m:r>
            </w:ins>
            <w:del w:id="69" w:author="Tony Jhwueng" w:date="2017-08-09T16:24:00Z">
              <m:r>
                <w:rPr>
                  <w:rFonts w:ascii="Cambria Math" w:hAnsi="Cambria Math" w:cs="Times New Roman"/>
                </w:rPr>
                <m:t>m</m:t>
              </m:r>
            </w:del>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w:ins w:id="70" w:author="Tony Jhwueng" w:date="2017-08-09T16:24:00Z">
              <m:r>
                <m:rPr>
                  <m:sty m:val="p"/>
                </m:rPr>
                <w:rPr>
                  <w:rFonts w:ascii="Cambria Math" w:hAnsi="Cambria Math" w:cs="Times New Roman"/>
                </w:rPr>
                <m:t>γ</m:t>
              </m:r>
            </w:ins>
            <w:del w:id="71" w:author="Tony Jhwueng" w:date="2017-08-09T16:24:00Z">
              <m:r>
                <w:rPr>
                  <w:rFonts w:ascii="Cambria Math" w:hAnsi="Cambria Math" w:cs="Times New Roman"/>
                </w:rPr>
                <m:t>m</m:t>
              </m:r>
            </w:del>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w:ins w:id="72" w:author="Tony Jhwueng" w:date="2017-08-09T16:24:00Z">
                  <m:r>
                    <m:rPr>
                      <m:sty m:val="p"/>
                    </m:rPr>
                    <w:rPr>
                      <w:rFonts w:ascii="Cambria Math" w:hAnsi="Cambria Math" w:cs="Times New Roman"/>
                    </w:rPr>
                    <m:t>γ</m:t>
                  </m:r>
                </w:ins>
                <w:del w:id="73" w:author="Tony Jhwueng" w:date="2017-08-09T16:24:00Z">
                  <m:r>
                    <w:rPr>
                      <w:rFonts w:ascii="Cambria Math" w:hAnsi="Cambria Math" w:cs="Times New Roman"/>
                    </w:rPr>
                    <m:t>m</m:t>
                  </m:r>
                </w:del>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w:ins w:id="74" w:author="Tony Jhwueng" w:date="2017-08-09T16:24:00Z">
                      <m:r>
                        <m:rPr>
                          <m:sty m:val="p"/>
                        </m:rPr>
                        <w:rPr>
                          <w:rFonts w:ascii="Cambria Math" w:hAnsi="Cambria Math" w:cs="Times New Roman"/>
                        </w:rPr>
                        <m:t>γ</m:t>
                      </m:r>
                    </w:ins>
                    <w:del w:id="75" w:author="Tony Jhwueng" w:date="2017-08-09T16:24:00Z">
                      <m:r>
                        <w:rPr>
                          <w:rFonts w:ascii="Cambria Math" w:hAnsi="Cambria Math" w:cs="Times New Roman"/>
                        </w:rPr>
                        <m:t>m</m:t>
                      </m:r>
                    </w:del>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hybrids.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w:t>
      </w:r>
      <w:r w:rsidRPr="00A54453">
        <w:rPr>
          <w:rFonts w:ascii="Times New Roman" w:hAnsi="Times New Roman" w:cs="Times New Roman"/>
        </w:rPr>
        <w:lastRenderedPageBreak/>
        <w:t xml:space="preserve">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w:p>
    <w:p w14:paraId="4E92CB03" w14:textId="77777777" w:rsidR="004B5866" w:rsidRPr="00A54453" w:rsidRDefault="000821A2" w:rsidP="004B5866">
      <w:pPr>
        <w:spacing w:line="480" w:lineRule="auto"/>
        <w:ind w:right="396"/>
        <w:rPr>
          <w:rFonts w:ascii="Times New Roman" w:hAnsi="Times New Roman" w:cs="Times New Roman"/>
          <w:lang w:eastAsia="zh-TW"/>
        </w:rPr>
      </w:pP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004B5866" w:rsidRPr="00A54453">
        <w:rPr>
          <w:rFonts w:ascii="Times New Roman" w:hAnsi="Times New Roman" w:cs="Times New Roman"/>
        </w:rPr>
        <w:t xml:space="preserve"> as following     </w:t>
      </w:r>
    </w:p>
    <w:p w14:paraId="70831285" w14:textId="7B9C72C6" w:rsidR="004B5866" w:rsidRPr="00A54453" w:rsidRDefault="000821A2" w:rsidP="004B5866">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6F6A6FC0" w14:textId="69BB225F" w:rsidR="004B5866" w:rsidRPr="00A54453" w:rsidRDefault="004B5866" w:rsidP="004B5866">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w:ins w:id="76" w:author="Tony Jhwueng" w:date="2017-08-09T16:25:00Z">
                          <m:r>
                            <m:rPr>
                              <m:sty m:val="p"/>
                            </m:rPr>
                            <w:rPr>
                              <w:rFonts w:ascii="Cambria Math" w:hAnsi="Cambria Math" w:cs="Times New Roman"/>
                            </w:rPr>
                            <m:t>γ</m:t>
                          </m:r>
                        </w:ins>
                        <w:del w:id="77" w:author="Tony Jhwueng" w:date="2017-08-09T16:25:00Z">
                          <m:r>
                            <w:rPr>
                              <w:rFonts w:ascii="Cambria Math" w:hAnsi="Cambria Math" w:cs="Times New Roman"/>
                            </w:rPr>
                            <m:t>m</m:t>
                          </m:r>
                        </w:del>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w:ins w:id="78" w:author="Tony Jhwueng" w:date="2017-08-09T16:25:00Z">
                      <m:r>
                        <m:rPr>
                          <m:sty m:val="p"/>
                        </m:rPr>
                        <w:rPr>
                          <w:rFonts w:ascii="Cambria Math" w:hAnsi="Cambria Math" w:cs="Times New Roman"/>
                        </w:rPr>
                        <m:t>γ</m:t>
                      </m:r>
                    </w:ins>
                    <w:del w:id="79" w:author="Tony Jhwueng" w:date="2017-08-09T16:25:00Z">
                      <m:r>
                        <w:rPr>
                          <w:rFonts w:ascii="Cambria Math" w:hAnsi="Cambria Math" w:cs="Times New Roman"/>
                        </w:rPr>
                        <m:t>m</m:t>
                      </m:r>
                    </w:del>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w:ins w:id="80" w:author="Tony Jhwueng" w:date="2017-08-09T16:25:00Z">
                          <m:r>
                            <m:rPr>
                              <m:sty m:val="p"/>
                            </m:rPr>
                            <w:rPr>
                              <w:rFonts w:ascii="Cambria Math" w:hAnsi="Cambria Math" w:cs="Times New Roman"/>
                            </w:rPr>
                            <m:t>γ</m:t>
                          </m:r>
                        </w:ins>
                        <w:del w:id="81" w:author="Tony Jhwueng" w:date="2017-08-09T16:25:00Z">
                          <m:r>
                            <w:rPr>
                              <w:rFonts w:ascii="Cambria Math" w:hAnsi="Cambria Math" w:cs="Times New Roman"/>
                            </w:rPr>
                            <m:t>m</m:t>
                          </m:r>
                        </w:del>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w:ins w:id="82" w:author="Tony Jhwueng" w:date="2017-08-09T16:25:00Z">
                          <m:r>
                            <m:rPr>
                              <m:sty m:val="p"/>
                            </m:rPr>
                            <w:rPr>
                              <w:rFonts w:ascii="Cambria Math" w:hAnsi="Cambria Math" w:cs="Times New Roman"/>
                            </w:rPr>
                            <m:t>γ</m:t>
                          </m:r>
                        </w:ins>
                        <w:del w:id="83" w:author="Tony Jhwueng" w:date="2017-08-09T16:25:00Z">
                          <m:r>
                            <w:rPr>
                              <w:rFonts w:ascii="Cambria Math" w:hAnsi="Cambria Math" w:cs="Times New Roman"/>
                            </w:rPr>
                            <m:t>m</m:t>
                          </m:r>
                        </w:del>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w:ins w:id="84" w:author="Tony Jhwueng" w:date="2017-08-09T16:26:00Z">
                          <m:r>
                            <m:rPr>
                              <m:sty m:val="p"/>
                            </m:rPr>
                            <w:rPr>
                              <w:rFonts w:ascii="Cambria Math" w:hAnsi="Cambria Math" w:cs="Times New Roman"/>
                            </w:rPr>
                            <m:t>γ</m:t>
                          </m:r>
                        </w:ins>
                        <w:del w:id="85" w:author="Tony Jhwueng" w:date="2017-08-09T16:26:00Z">
                          <m:r>
                            <w:rPr>
                              <w:rFonts w:ascii="Cambria Math" w:hAnsi="Cambria Math" w:cs="Times New Roman"/>
                            </w:rPr>
                            <m:t>m</m:t>
                          </m:r>
                        </w:del>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w:ins w:id="86" w:author="Tony Jhwueng" w:date="2017-08-09T16:25:00Z">
                          <m:r>
                            <m:rPr>
                              <m:sty m:val="p"/>
                            </m:rPr>
                            <w:rPr>
                              <w:rFonts w:ascii="Cambria Math" w:hAnsi="Cambria Math" w:cs="Times New Roman"/>
                            </w:rPr>
                            <m:t>γ</m:t>
                          </m:r>
                        </w:ins>
                        <w:del w:id="87" w:author="Tony Jhwueng" w:date="2017-08-09T16:25:00Z">
                          <m:r>
                            <w:rPr>
                              <w:rFonts w:ascii="Cambria Math" w:hAnsi="Cambria Math" w:cs="Times New Roman"/>
                            </w:rPr>
                            <m:t>m</m:t>
                          </m:r>
                        </w:del>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4B5866" w:rsidRPr="00A54453" w14:paraId="7F2F6857" w14:textId="77777777" w:rsidTr="0095669C">
        <w:trPr>
          <w:trHeight w:val="300"/>
          <w:jc w:val="center"/>
        </w:trPr>
        <w:tc>
          <w:tcPr>
            <w:tcW w:w="2180" w:type="dxa"/>
            <w:tcBorders>
              <w:top w:val="nil"/>
              <w:left w:val="nil"/>
              <w:bottom w:val="nil"/>
              <w:right w:val="nil"/>
            </w:tcBorders>
            <w:shd w:val="clear" w:color="auto" w:fill="auto"/>
            <w:noWrap/>
            <w:vAlign w:val="bottom"/>
          </w:tcPr>
          <w:p w14:paraId="614E0744" w14:textId="77777777" w:rsidR="004B5866" w:rsidRPr="00A54453" w:rsidRDefault="004B5866" w:rsidP="0095669C">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979B8E9" w14:textId="77777777" w:rsidR="004B5866" w:rsidRPr="00A54453" w:rsidRDefault="004B5866" w:rsidP="0095669C">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1DB78A21" w14:textId="77777777" w:rsidR="004B5866" w:rsidRPr="00A54453" w:rsidRDefault="004B5866" w:rsidP="0095669C">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3AD268" w14:textId="77777777" w:rsidR="004B5866" w:rsidRPr="00A54453" w:rsidRDefault="004B5866" w:rsidP="0095669C">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5CA69F05" w14:textId="77777777" w:rsidR="004B5866" w:rsidRPr="00A54453" w:rsidRDefault="004B5866" w:rsidP="0095669C">
            <w:pPr>
              <w:spacing w:line="480" w:lineRule="auto"/>
              <w:rPr>
                <w:rFonts w:ascii="Times New Roman" w:eastAsia="Times New Roman" w:hAnsi="Times New Roman" w:cs="Times New Roman"/>
                <w:color w:val="000000"/>
                <w:lang w:eastAsia="zh-TW"/>
              </w:rPr>
            </w:pPr>
          </w:p>
        </w:tc>
      </w:tr>
    </w:tbl>
    <w:p w14:paraId="58C2D687" w14:textId="38904BEB" w:rsidR="004B5866" w:rsidRDefault="004B5866" w:rsidP="004B5866">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5ACDBE0" w14:textId="77777777" w:rsidR="004B5866" w:rsidRPr="00A54453" w:rsidRDefault="004B5866" w:rsidP="004B5866">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137BEA42" w14:textId="77777777" w:rsidR="004B5866" w:rsidRPr="001F6F27" w:rsidRDefault="000821A2" w:rsidP="004B5866">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13D69D34" w14:textId="3B1167D5" w:rsidR="004B5866" w:rsidRPr="001F6F27" w:rsidRDefault="004B5866" w:rsidP="004B5866">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w:ins w:id="88" w:author="Tony Jhwueng" w:date="2017-08-09T16:26:00Z">
                          <m:r>
                            <m:rPr>
                              <m:sty m:val="p"/>
                            </m:rPr>
                            <w:rPr>
                              <w:rFonts w:ascii="Cambria Math" w:hAnsi="Cambria Math" w:cs="Times New Roman"/>
                            </w:rPr>
                            <m:t>γ</m:t>
                          </m:r>
                        </w:ins>
                        <w:del w:id="89" w:author="Tony Jhwueng" w:date="2017-08-09T16:26:00Z">
                          <m:r>
                            <w:rPr>
                              <w:rFonts w:ascii="Cambria Math" w:hAnsi="Cambria Math" w:cs="Times New Roman"/>
                              <w:sz w:val="20"/>
                              <w:szCs w:val="20"/>
                            </w:rPr>
                            <m:t>m</m:t>
                          </m:r>
                        </w:del>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w:ins w:id="90" w:author="Tony Jhwueng" w:date="2017-08-09T16:26:00Z">
                      <m:r>
                        <m:rPr>
                          <m:sty m:val="p"/>
                        </m:rPr>
                        <w:rPr>
                          <w:rFonts w:ascii="Cambria Math" w:hAnsi="Cambria Math" w:cs="Times New Roman"/>
                        </w:rPr>
                        <m:t>γ</m:t>
                      </m:r>
                    </w:ins>
                    <w:del w:id="91" w:author="Tony Jhwueng" w:date="2017-08-09T16:26:00Z">
                      <m:r>
                        <w:rPr>
                          <w:rFonts w:ascii="Cambria Math" w:hAnsi="Cambria Math" w:cs="Times New Roman"/>
                          <w:sz w:val="20"/>
                          <w:szCs w:val="20"/>
                        </w:rPr>
                        <m:t>m</m:t>
                      </m:r>
                    </w:del>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w:ins w:id="92" w:author="Tony Jhwueng" w:date="2017-08-09T16:26:00Z">
                                  <m:r>
                                    <m:rPr>
                                      <m:sty m:val="p"/>
                                    </m:rPr>
                                    <w:rPr>
                                      <w:rFonts w:ascii="Cambria Math" w:hAnsi="Cambria Math" w:cs="Times New Roman"/>
                                    </w:rPr>
                                    <m:t>γ</m:t>
                                  </m:r>
                                </w:ins>
                                <w:del w:id="93" w:author="Tony Jhwueng" w:date="2017-08-09T16:26:00Z">
                                  <m:r>
                                    <w:rPr>
                                      <w:rFonts w:ascii="Cambria Math" w:hAnsi="Cambria Math" w:cs="Times New Roman"/>
                                      <w:sz w:val="20"/>
                                      <w:szCs w:val="20"/>
                                    </w:rPr>
                                    <m:t>m</m:t>
                                  </m:r>
                                </w:del>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w:ins w:id="94" w:author="Tony Jhwueng" w:date="2017-08-09T16:26:00Z">
                                  <m:r>
                                    <m:rPr>
                                      <m:sty m:val="p"/>
                                    </m:rPr>
                                    <w:rPr>
                                      <w:rFonts w:ascii="Cambria Math" w:hAnsi="Cambria Math" w:cs="Times New Roman"/>
                                    </w:rPr>
                                    <m:t>γ</m:t>
                                  </m:r>
                                </w:ins>
                                <w:del w:id="95" w:author="Tony Jhwueng" w:date="2017-08-09T16:26:00Z">
                                  <m:r>
                                    <w:rPr>
                                      <w:rFonts w:ascii="Cambria Math" w:hAnsi="Cambria Math" w:cs="Times New Roman"/>
                                      <w:sz w:val="20"/>
                                      <w:szCs w:val="20"/>
                                    </w:rPr>
                                    <m:t>m</m:t>
                                  </m:r>
                                </w:del>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w:ins w:id="96" w:author="Tony Jhwueng" w:date="2017-08-09T16:27:00Z">
                          <m:r>
                            <m:rPr>
                              <m:sty m:val="p"/>
                            </m:rPr>
                            <w:rPr>
                              <w:rFonts w:ascii="Cambria Math" w:hAnsi="Cambria Math" w:cs="Times New Roman"/>
                            </w:rPr>
                            <m:t>γ</m:t>
                          </m:r>
                        </w:ins>
                        <w:del w:id="97" w:author="Tony Jhwueng" w:date="2017-08-09T16:26:00Z">
                          <m:r>
                            <w:rPr>
                              <w:rFonts w:ascii="Cambria Math" w:hAnsi="Cambria Math" w:cs="Times New Roman"/>
                              <w:sz w:val="20"/>
                              <w:szCs w:val="20"/>
                            </w:rPr>
                            <m:t>m</m:t>
                          </m:r>
                        </w:del>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w:ins w:id="98" w:author="Tony Jhwueng" w:date="2017-08-09T16:26:00Z">
                          <m:r>
                            <m:rPr>
                              <m:sty m:val="p"/>
                            </m:rPr>
                            <w:rPr>
                              <w:rFonts w:ascii="Cambria Math" w:hAnsi="Cambria Math" w:cs="Times New Roman"/>
                            </w:rPr>
                            <m:t>γ</m:t>
                          </m:r>
                        </w:ins>
                        <w:del w:id="99" w:author="Tony Jhwueng" w:date="2017-08-09T16:26:00Z">
                          <m:r>
                            <w:rPr>
                              <w:rFonts w:ascii="Cambria Math" w:hAnsi="Cambria Math" w:cs="Times New Roman"/>
                              <w:sz w:val="20"/>
                              <w:szCs w:val="20"/>
                            </w:rPr>
                            <m:t>m</m:t>
                          </m:r>
                        </w:del>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2B598259" w14:textId="77777777" w:rsidR="004B5866" w:rsidRPr="00A54453" w:rsidRDefault="004B5866" w:rsidP="004B5866">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1423D432" w14:textId="77777777" w:rsidR="00E644DB" w:rsidRPr="00E644DB" w:rsidRDefault="00E644DB" w:rsidP="00E644DB">
      <w:pPr>
        <w:spacing w:line="480" w:lineRule="auto"/>
        <w:ind w:right="396"/>
        <w:rPr>
          <w:ins w:id="100" w:author="Microsoft Office User" w:date="2017-08-24T15:16:00Z"/>
          <w:rFonts w:ascii="Times New Roman" w:eastAsia="標楷體" w:hAnsi="Times New Roman" w:cs="Times New Roman"/>
          <w:lang w:eastAsia="zh-TW"/>
        </w:rPr>
      </w:pPr>
      <w:ins w:id="101" w:author="Microsoft Office User" w:date="2017-08-24T15:16:00Z">
        <w:r w:rsidRPr="00E644DB">
          <w:rPr>
            <w:rFonts w:ascii="Times New Roman" w:eastAsia="標楷體" w:hAnsi="Times New Roman" w:cs="Times New Roman"/>
            <w:lang w:eastAsia="zh-TW"/>
          </w:rPr>
          <w:t xml:space="preserve">Note that above construction of the variance-covariance matrix using the phylogenetic </w:t>
        </w:r>
      </w:ins>
    </w:p>
    <w:p w14:paraId="3D904C7E" w14:textId="77777777" w:rsidR="00E644DB" w:rsidRPr="00E644DB" w:rsidRDefault="00E644DB" w:rsidP="00E644DB">
      <w:pPr>
        <w:spacing w:line="480" w:lineRule="auto"/>
        <w:ind w:right="396"/>
        <w:rPr>
          <w:ins w:id="102" w:author="Microsoft Office User" w:date="2017-08-24T15:16:00Z"/>
          <w:rFonts w:ascii="Times New Roman" w:eastAsia="標楷體" w:hAnsi="Times New Roman" w:cs="Times New Roman"/>
          <w:lang w:eastAsia="zh-TW"/>
        </w:rPr>
      </w:pPr>
      <w:ins w:id="103" w:author="Microsoft Office User" w:date="2017-08-24T15:16:00Z">
        <w:r w:rsidRPr="00E644DB">
          <w:rPr>
            <w:rFonts w:ascii="Times New Roman" w:eastAsia="標楷體" w:hAnsi="Times New Roman" w:cs="Times New Roman"/>
            <w:lang w:eastAsia="zh-TW"/>
          </w:rPr>
          <w:t xml:space="preserve">network in Figure 1 only assumes that X and Y are independent where the there is no </w:t>
        </w:r>
      </w:ins>
    </w:p>
    <w:p w14:paraId="63D35ECE" w14:textId="6121D5A1" w:rsidR="00E644DB" w:rsidRPr="00E644DB" w:rsidRDefault="00E644DB" w:rsidP="00E644DB">
      <w:pPr>
        <w:spacing w:line="480" w:lineRule="auto"/>
        <w:ind w:right="396"/>
        <w:rPr>
          <w:ins w:id="104" w:author="Microsoft Office User" w:date="2017-08-24T15:16:00Z"/>
          <w:rFonts w:ascii="Times New Roman" w:eastAsia="標楷體" w:hAnsi="Times New Roman" w:cs="Times New Roman"/>
          <w:lang w:eastAsia="zh-TW"/>
        </w:rPr>
      </w:pPr>
      <w:ins w:id="105" w:author="Microsoft Office User" w:date="2017-08-24T15:16:00Z">
        <w:r w:rsidRPr="00E644DB">
          <w:rPr>
            <w:rFonts w:ascii="Times New Roman" w:eastAsia="標楷體" w:hAnsi="Times New Roman" w:cs="Times New Roman"/>
            <w:lang w:eastAsia="zh-TW"/>
          </w:rPr>
          <w:t>covariation between two spec</w:t>
        </w:r>
        <w:r w:rsidR="00BD4193">
          <w:rPr>
            <w:rFonts w:ascii="Times New Roman" w:eastAsia="標楷體" w:hAnsi="Times New Roman" w:cs="Times New Roman"/>
            <w:lang w:eastAsia="zh-TW"/>
          </w:rPr>
          <w:t>ies at any time, in particular,</w:t>
        </w:r>
        <w:r w:rsidR="008648E4">
          <w:rPr>
            <w:rFonts w:eastAsia="標楷體" w:hAnsi="標楷體" w:hint="eastAsia"/>
            <w:lang w:eastAsia="zh-TW"/>
          </w:rPr>
          <w:t xml:space="preserve"> </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m:t>
              </m:r>
              <m:r>
                <m:rPr>
                  <m:nor/>
                </m:rPr>
                <m:t xml:space="preserve">, </m:t>
              </m:r>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=0</m:t>
          </m:r>
        </m:oMath>
        <w:r w:rsidRPr="00E644DB">
          <w:rPr>
            <w:rFonts w:ascii="Times New Roman" w:eastAsia="標楷體" w:hAnsi="Times New Roman" w:cs="Times New Roman"/>
            <w:lang w:eastAsia="zh-TW"/>
          </w:rPr>
          <w:t xml:space="preserve"> In general, </w:t>
        </w:r>
      </w:ins>
    </w:p>
    <w:p w14:paraId="3EE8E74B" w14:textId="6836141F" w:rsidR="00E644DB" w:rsidRPr="00E644DB" w:rsidRDefault="00797BB1" w:rsidP="00E644DB">
      <w:pPr>
        <w:spacing w:line="480" w:lineRule="auto"/>
        <w:ind w:right="396"/>
        <w:rPr>
          <w:ins w:id="106" w:author="Microsoft Office User" w:date="2017-08-24T15:16:00Z"/>
          <w:rFonts w:ascii="Times New Roman" w:eastAsia="標楷體" w:hAnsi="Times New Roman" w:cs="Times New Roman"/>
          <w:lang w:eastAsia="zh-TW"/>
        </w:rPr>
      </w:pPr>
      <w:ins w:id="107" w:author="Microsoft Office User" w:date="2017-08-24T15:17:00Z">
        <w:r>
          <w:rPr>
            <w:rFonts w:ascii="Times New Roman" w:eastAsia="標楷體" w:hAnsi="Times New Roman" w:cs="Times New Roman"/>
            <w:lang w:eastAsia="zh-TW"/>
          </w:rPr>
          <w:t xml:space="preserve">when </w:t>
        </w:r>
        <w:r w:rsidRPr="00E644DB">
          <w:rPr>
            <w:rFonts w:ascii="Times New Roman" w:eastAsia="標楷體" w:hAnsi="Times New Roman" w:cs="Times New Roman"/>
            <w:lang w:eastAsia="zh-TW"/>
          </w:rPr>
          <w:t>X and Y</w:t>
        </w:r>
        <w:r>
          <w:rPr>
            <w:rFonts w:ascii="Times New Roman" w:eastAsia="標楷體" w:hAnsi="Times New Roman" w:cs="Times New Roman"/>
            <w:lang w:eastAsia="zh-TW"/>
          </w:rPr>
          <w:t xml:space="preserve"> share</w:t>
        </w:r>
      </w:ins>
      <w:ins w:id="108" w:author="Microsoft Office User" w:date="2017-08-24T15:16:00Z">
        <w:r w:rsidR="00E644DB" w:rsidRPr="00E644DB">
          <w:rPr>
            <w:rFonts w:ascii="Times New Roman" w:eastAsia="標楷體" w:hAnsi="Times New Roman" w:cs="Times New Roman"/>
            <w:lang w:eastAsia="zh-TW"/>
          </w:rPr>
          <w:t xml:space="preserve"> an evolutionary history, the variance of their hybrid at the time of </w:t>
        </w:r>
      </w:ins>
    </w:p>
    <w:p w14:paraId="07FDF5A7" w14:textId="77777777" w:rsidR="00E644DB" w:rsidRPr="00E644DB" w:rsidRDefault="00E644DB" w:rsidP="00E644DB">
      <w:pPr>
        <w:spacing w:line="480" w:lineRule="auto"/>
        <w:ind w:right="396"/>
        <w:rPr>
          <w:ins w:id="109" w:author="Microsoft Office User" w:date="2017-08-24T15:16:00Z"/>
          <w:rFonts w:ascii="Times New Roman" w:eastAsia="標楷體" w:hAnsi="Times New Roman" w:cs="Times New Roman"/>
          <w:lang w:eastAsia="zh-TW"/>
        </w:rPr>
      </w:pPr>
      <w:ins w:id="110" w:author="Microsoft Office User" w:date="2017-08-24T15:16:00Z">
        <w:r w:rsidRPr="00E644DB">
          <w:rPr>
            <w:rFonts w:ascii="Times New Roman" w:eastAsia="標楷體" w:hAnsi="Times New Roman" w:cs="Times New Roman"/>
            <w:lang w:eastAsia="zh-TW"/>
          </w:rPr>
          <w:t xml:space="preserve">hybridization is adjusted accordingly by  </w:t>
        </w:r>
      </w:ins>
    </w:p>
    <w:p w14:paraId="34C5AD22" w14:textId="6CB3CD66" w:rsidR="00E644DB" w:rsidRPr="00E644DB" w:rsidRDefault="008648E4" w:rsidP="00E644DB">
      <w:pPr>
        <w:spacing w:line="480" w:lineRule="auto"/>
        <w:ind w:right="396"/>
        <w:rPr>
          <w:ins w:id="111" w:author="Microsoft Office User" w:date="2017-08-24T15:16:00Z"/>
          <w:rFonts w:ascii="Times New Roman" w:eastAsia="標楷體" w:hAnsi="Times New Roman" w:cs="Times New Roman"/>
          <w:lang w:eastAsia="zh-TW"/>
        </w:rPr>
      </w:pPr>
      <w:ins w:id="112" w:author="Microsoft Office User" w:date="2017-08-24T15:17:00Z">
        <w:r w:rsidRPr="005526F4">
          <w:rPr>
            <w:rFonts w:hint="eastAsia"/>
            <w:i/>
            <w:lang w:eastAsia="zh-TW"/>
          </w:rPr>
          <w:t>V</w:t>
        </w:r>
        <m:oMath>
          <m:r>
            <w:rPr>
              <w:rFonts w:ascii="Cambria Math" w:hAnsi="Cambria Math"/>
            </w:rPr>
            <m:t>ar</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m</m:t>
                  </m:r>
                  <w:bookmarkStart w:id="113" w:name="_GoBack"/>
                  <w:bookmarkEnd w:id="113"/>
                </m:e>
                <m:sup>
                  <m:r>
                    <w:rPr>
                      <w:rFonts w:ascii="Cambria Math" w:hAnsi="Cambria Math"/>
                    </w:rPr>
                    <m:t>2</m:t>
                  </m:r>
                </m:sup>
              </m:sSup>
              <m:r>
                <w:rPr>
                  <w:rFonts w:ascii="Cambria Math" w:hAnsi="Cambria Math"/>
                </w:rPr>
                <m:t>Var</m:t>
              </m:r>
              <m:r>
                <m:rPr>
                  <m:nor/>
                </m:rPr>
                <m:t>(</m:t>
              </m:r>
              <m:r>
                <m:rPr>
                  <m:nor/>
                </m:rPr>
                <w:rPr>
                  <w:i/>
                </w:rPr>
                <m:t>μ</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(1-m)</m:t>
              </m:r>
            </m:e>
            <m:sup>
              <m:r>
                <w:rPr>
                  <w:rFonts w:ascii="Cambria Math" w:hAnsi="Cambria Math"/>
                </w:rPr>
                <m:t>2</m:t>
              </m:r>
            </m:sup>
          </m:sSup>
          <m:sSub>
            <m:sSubPr>
              <m:ctrlPr>
                <w:rPr>
                  <w:rFonts w:ascii="Cambria Math" w:hAnsi="Cambria Math"/>
                  <w:i/>
                </w:rPr>
              </m:ctrlPr>
            </m:sSubPr>
            <m:e>
              <m:r>
                <w:rPr>
                  <w:rFonts w:ascii="Cambria Math" w:hAnsi="Cambria Math"/>
                </w:rPr>
                <m:t>Var(μ</m:t>
              </m:r>
            </m:e>
            <m:sub>
              <m:r>
                <w:rPr>
                  <w:rFonts w:ascii="Cambria Math" w:hAnsi="Cambria Math"/>
                </w:rPr>
                <m:t>C</m:t>
              </m:r>
            </m:sub>
          </m:sSub>
          <m:r>
            <w:rPr>
              <w:rFonts w:ascii="Cambria Math" w:hAnsi="Cambria Math"/>
            </w:rPr>
            <m:t>)+2m(1-</m:t>
          </m:r>
          <w:proofErr w:type="gramStart"/>
          <m:r>
            <w:rPr>
              <w:rFonts w:ascii="Cambria Math" w:hAnsi="Cambria Math"/>
            </w:rPr>
            <m:t>m)Cov</m:t>
          </m:r>
          <w:proofErr w:type="gramEn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m:t>
          </m:r>
        </m:oMath>
      </w:ins>
    </w:p>
    <w:p w14:paraId="1E8FC44D" w14:textId="77777777" w:rsidR="00E644DB" w:rsidRPr="00E644DB" w:rsidRDefault="00E644DB" w:rsidP="00E644DB">
      <w:pPr>
        <w:spacing w:line="480" w:lineRule="auto"/>
        <w:ind w:right="396"/>
        <w:rPr>
          <w:ins w:id="114" w:author="Microsoft Office User" w:date="2017-08-24T15:16:00Z"/>
          <w:rFonts w:ascii="Times New Roman" w:eastAsia="標楷體" w:hAnsi="Times New Roman" w:cs="Times New Roman"/>
          <w:lang w:eastAsia="zh-TW"/>
        </w:rPr>
      </w:pPr>
      <w:ins w:id="115" w:author="Microsoft Office User" w:date="2017-08-24T15:16:00Z">
        <w:r w:rsidRPr="00E644DB">
          <w:rPr>
            <w:rFonts w:ascii="Times New Roman" w:eastAsia="標楷體" w:hAnsi="Times New Roman" w:cs="Times New Roman"/>
            <w:lang w:eastAsia="zh-TW"/>
          </w:rPr>
          <w:t xml:space="preserve">And the covariance of the hybrid and other species at the time of hybridization is </w:t>
        </w:r>
      </w:ins>
    </w:p>
    <w:p w14:paraId="0C6A7460" w14:textId="6FE26362" w:rsidR="00E644DB" w:rsidRPr="00E644DB" w:rsidRDefault="008648E4" w:rsidP="00E644DB">
      <w:pPr>
        <w:spacing w:line="480" w:lineRule="auto"/>
        <w:ind w:right="396"/>
        <w:rPr>
          <w:ins w:id="116" w:author="Microsoft Office User" w:date="2017-08-24T15:16:00Z"/>
          <w:rFonts w:ascii="Times New Roman" w:eastAsia="標楷體" w:hAnsi="Times New Roman" w:cs="Times New Roman"/>
          <w:lang w:eastAsia="zh-TW"/>
        </w:rPr>
      </w:pPr>
      <w:ins w:id="117" w:author="Microsoft Office User" w:date="2017-08-24T15:17:00Z">
        <m:oMathPara>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m:rPr>
                    <m:nor/>
                  </m:rPr>
                  <w:rPr>
                    <w:vertAlign w:val="subscript"/>
                  </w:rPr>
                  <m:t xml:space="preserve"> , </m:t>
                </m:r>
                <m:sSub>
                  <m:sSubPr>
                    <m:ctrlPr>
                      <w:rPr>
                        <w:rFonts w:ascii="Cambria Math" w:hAnsi="Cambria Math"/>
                        <w:i/>
                      </w:rPr>
                    </m:ctrlPr>
                  </m:sSubPr>
                  <m:e>
                    <m:r>
                      <w:rPr>
                        <w:rFonts w:ascii="Cambria Math" w:hAnsi="Cambria Math"/>
                      </w:rPr>
                      <m:t>μ</m:t>
                    </m:r>
                  </m:e>
                  <m:sub>
                    <m:r>
                      <w:rPr>
                        <w:rFonts w:ascii="Cambria Math" w:hAnsi="Cambria Math"/>
                      </w:rPr>
                      <m:t>s</m:t>
                    </m:r>
                  </m:sub>
                </m:sSub>
              </m:e>
            </m:d>
            <m:r>
              <w:rPr>
                <w:rFonts w:ascii="Cambria Math" w:hAnsi="Cambria Math"/>
              </w:rPr>
              <m:t>= Cov</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m</m:t>
                    </m:r>
                    <m:r>
                      <m:rPr>
                        <m:nor/>
                      </m:rPr>
                      <m:t>μ</m:t>
                    </m:r>
                  </m:e>
                  <m:sub>
                    <m:r>
                      <w:rPr>
                        <w:rFonts w:ascii="Cambria Math" w:hAnsi="Cambria Math"/>
                      </w:rPr>
                      <m:t>A</m:t>
                    </m:r>
                  </m:sub>
                </m:sSub>
                <m:r>
                  <w:rPr>
                    <w:rFonts w:ascii="Cambria Math" w:hAnsi="Cambria Math"/>
                  </w:rPr>
                  <m:t>+</m:t>
                </m:r>
                <m:d>
                  <m:dPr>
                    <m:ctrlPr>
                      <w:rPr>
                        <w:rFonts w:ascii="Cambria Math" w:hAnsi="Cambria Math"/>
                        <w:i/>
                      </w:rPr>
                    </m:ctrlPr>
                  </m:dPr>
                  <m:e>
                    <m:r>
                      <w:rPr>
                        <w:rFonts w:ascii="Cambria Math" w:hAnsi="Cambria Math"/>
                      </w:rPr>
                      <m:t>1-m</m:t>
                    </m:r>
                  </m:e>
                </m:d>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s</m:t>
                    </m:r>
                  </m:sub>
                </m:sSub>
              </m:e>
            </m:d>
            <m:r>
              <w:rPr>
                <w:rFonts w:ascii="Cambria Math" w:hAnsi="Cambria Math"/>
              </w:rPr>
              <m:t>=mCov</m:t>
            </m:r>
            <m:d>
              <m:dPr>
                <m:ctrlPr>
                  <w:rPr>
                    <w:rFonts w:ascii="Cambria Math" w:hAnsi="Cambria Math"/>
                    <w:i/>
                  </w:rPr>
                </m:ctrlPr>
              </m:dPr>
              <m:e>
                <m:sSub>
                  <m:sSubPr>
                    <m:ctrlPr>
                      <w:rPr>
                        <w:rFonts w:ascii="Cambria Math" w:hAnsi="Cambria Math"/>
                        <w:i/>
                      </w:rPr>
                    </m:ctrlPr>
                  </m:sSubPr>
                  <m:e>
                    <m:r>
                      <m:rPr>
                        <m:nor/>
                      </m:rPr>
                      <m:t>μ</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s</m:t>
                    </m:r>
                  </m:sub>
                </m:sSub>
              </m:e>
            </m:d>
            <m:r>
              <m:rPr>
                <m:sty m:val="p"/>
              </m:rPr>
              <w:rPr>
                <w:rFonts w:ascii="Cambria Math" w:hAnsi="Cambria Math"/>
              </w:rPr>
              <m:t>+</m:t>
            </m:r>
            <m:r>
              <w:rPr>
                <w:rFonts w:ascii="Cambria Math" w:hAnsi="Cambria Math"/>
              </w:rPr>
              <m:t>(1-m)Cov</m:t>
            </m:r>
            <m:d>
              <m:dPr>
                <m:ctrlPr>
                  <w:rPr>
                    <w:rFonts w:ascii="Cambria Math" w:hAnsi="Cambria Math"/>
                    <w:i/>
                  </w:rPr>
                </m:ctrlPr>
              </m:dPr>
              <m:e>
                <m:sSub>
                  <m:sSubPr>
                    <m:ctrlPr>
                      <w:rPr>
                        <w:rFonts w:ascii="Cambria Math" w:hAnsi="Cambria Math"/>
                        <w:i/>
                      </w:rPr>
                    </m:ctrlPr>
                  </m:sSubPr>
                  <m:e>
                    <m:r>
                      <m:rPr>
                        <m:nor/>
                      </m:rPr>
                      <m:t>μ</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s</m:t>
                    </m:r>
                  </m:sub>
                </m:sSub>
              </m:e>
            </m:d>
          </m:oMath>
        </m:oMathPara>
      </w:ins>
    </w:p>
    <w:p w14:paraId="6AFF3567" w14:textId="6C524D21" w:rsidR="00E644DB" w:rsidRPr="00E644DB" w:rsidRDefault="00E644DB" w:rsidP="00E644DB">
      <w:pPr>
        <w:spacing w:line="480" w:lineRule="auto"/>
        <w:ind w:right="396"/>
        <w:rPr>
          <w:ins w:id="118" w:author="Microsoft Office User" w:date="2017-08-24T15:16:00Z"/>
          <w:rFonts w:ascii="Times New Roman" w:eastAsia="標楷體" w:hAnsi="Times New Roman" w:cs="Times New Roman"/>
          <w:lang w:eastAsia="zh-TW"/>
        </w:rPr>
      </w:pPr>
      <w:ins w:id="119" w:author="Microsoft Office User" w:date="2017-08-24T15:16:00Z">
        <w:r w:rsidRPr="00E644DB">
          <w:rPr>
            <w:rFonts w:ascii="Times New Roman" w:eastAsia="標楷體" w:hAnsi="Times New Roman" w:cs="Times New Roman"/>
            <w:lang w:eastAsia="zh-TW"/>
          </w:rPr>
          <w:lastRenderedPageBreak/>
          <w:t xml:space="preserve">where </w:t>
        </w:r>
      </w:ins>
      <w:ins w:id="120" w:author="Microsoft Office User" w:date="2017-08-24T15:17:00Z">
        <m:oMath>
          <m:r>
            <w:rPr>
              <w:rFonts w:ascii="Cambria Math" w:hAnsi="Cambria Math"/>
            </w:rPr>
            <m:t>s=</m:t>
          </m:r>
          <w:proofErr w:type="gramStart"/>
          <m:r>
            <w:rPr>
              <w:rFonts w:ascii="Cambria Math" w:hAnsi="Cambria Math"/>
            </w:rPr>
            <m:t>A,C</m:t>
          </m:r>
        </m:oMath>
      </w:ins>
      <w:proofErr w:type="gramEnd"/>
      <w:ins w:id="121" w:author="Microsoft Office User" w:date="2017-08-24T15:16:00Z">
        <w:r w:rsidRPr="00E644DB">
          <w:rPr>
            <w:rFonts w:ascii="Times New Roman" w:eastAsia="標楷體" w:hAnsi="Times New Roman" w:cs="Times New Roman"/>
            <w:lang w:eastAsia="zh-TW"/>
          </w:rPr>
          <w:t>.</w:t>
        </w:r>
      </w:ins>
    </w:p>
    <w:p w14:paraId="5BB0A8E7" w14:textId="77777777" w:rsidR="00E644DB" w:rsidRPr="00E644DB" w:rsidRDefault="00E644DB" w:rsidP="00E644DB">
      <w:pPr>
        <w:spacing w:line="480" w:lineRule="auto"/>
        <w:ind w:right="396"/>
        <w:rPr>
          <w:ins w:id="122" w:author="Microsoft Office User" w:date="2017-08-24T15:16:00Z"/>
          <w:rFonts w:ascii="Times New Roman" w:eastAsia="標楷體" w:hAnsi="Times New Roman" w:cs="Times New Roman"/>
          <w:lang w:eastAsia="zh-TW"/>
        </w:rPr>
      </w:pPr>
      <w:ins w:id="123" w:author="Microsoft Office User" w:date="2017-08-24T15:16:00Z">
        <w:r w:rsidRPr="00E644DB">
          <w:rPr>
            <w:rFonts w:ascii="Times New Roman" w:eastAsia="標楷體" w:hAnsi="Times New Roman" w:cs="Times New Roman"/>
            <w:lang w:eastAsia="zh-TW"/>
          </w:rPr>
          <w:t> </w:t>
        </w:r>
      </w:ins>
    </w:p>
    <w:p w14:paraId="3B7F02BF" w14:textId="77777777" w:rsidR="00E644DB" w:rsidRPr="00E644DB" w:rsidRDefault="00E644DB" w:rsidP="00E644DB">
      <w:pPr>
        <w:spacing w:line="480" w:lineRule="auto"/>
        <w:ind w:right="396"/>
        <w:rPr>
          <w:ins w:id="124" w:author="Microsoft Office User" w:date="2017-08-24T15:15:00Z"/>
          <w:rFonts w:ascii="Times New Roman" w:eastAsia="標楷體" w:hAnsi="Times New Roman" w:cs="Times New Roman"/>
          <w:lang w:eastAsia="zh-TW"/>
        </w:rPr>
      </w:pPr>
      <w:ins w:id="125" w:author="Microsoft Office User" w:date="2017-08-24T15:15:00Z">
        <w:r w:rsidRPr="00E644DB">
          <w:rPr>
            <w:rFonts w:ascii="Times New Roman" w:eastAsia="標楷體" w:hAnsi="Times New Roman" w:cs="Times New Roman"/>
            <w:lang w:eastAsia="zh-TW"/>
          </w:rPr>
          <w:t> </w:t>
        </w:r>
      </w:ins>
    </w:p>
    <w:p w14:paraId="23EA5B7D" w14:textId="6ADBC3E2" w:rsidR="004B5866" w:rsidRPr="00A54453" w:rsidRDefault="004B5866" w:rsidP="004B5866">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t>
        </m:r>
        <w:proofErr w:type="gramStart"/>
        <m:r>
          <w:rPr>
            <w:rFonts w:ascii="Cambria Math" w:hAnsi="Cambria Math" w:cs="Times New Roman"/>
          </w:rPr>
          <m:t>MVN(</m:t>
        </m:r>
        <w:proofErr w:type="gramEnd"/>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w:ins w:id="126" w:author="Tony Jhwueng" w:date="2017-08-09T16:27:00Z">
              <m:r>
                <m:rPr>
                  <m:sty m:val="p"/>
                </m:rPr>
                <w:rPr>
                  <w:rFonts w:ascii="Cambria Math" w:hAnsi="Cambria Math" w:cs="Times New Roman"/>
                </w:rPr>
                <m:t>γ</m:t>
              </m:r>
            </w:ins>
            <w:del w:id="127" w:author="Tony Jhwueng" w:date="2017-08-09T16:27:00Z">
              <m:r>
                <w:rPr>
                  <w:rFonts w:ascii="Cambria Math" w:hAnsi="Cambria Math" w:cs="Times New Roman"/>
                </w:rPr>
                <m:t>m</m:t>
              </m:r>
            </w:del>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70C48500" w14:textId="08992621" w:rsidR="004B5866" w:rsidRPr="00A54453" w:rsidRDefault="000821A2" w:rsidP="004B5866">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w:ins w:id="128" w:author="Tony Jhwueng" w:date="2017-08-09T16:26:00Z">
                        <m:r>
                          <m:rPr>
                            <m:sty m:val="p"/>
                          </m:rPr>
                          <w:rPr>
                            <w:rFonts w:ascii="Cambria Math" w:hAnsi="Cambria Math" w:cs="Times New Roman"/>
                          </w:rPr>
                          <m:t>γ</m:t>
                        </m:r>
                      </w:ins>
                      <w:del w:id="129" w:author="Tony Jhwueng" w:date="2017-08-09T16:26:00Z">
                        <m:r>
                          <w:rPr>
                            <w:rFonts w:ascii="Cambria Math" w:hAnsi="Cambria Math" w:cs="Times New Roman"/>
                          </w:rPr>
                          <m:t>m</m:t>
                        </m:r>
                      </w:del>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3E2F52DA" w14:textId="16DDB3CB" w:rsidR="004B5866" w:rsidRDefault="004B5866" w:rsidP="004B5866">
      <w:pPr>
        <w:spacing w:line="480" w:lineRule="auto"/>
        <w:ind w:right="396"/>
        <w:rPr>
          <w:rFonts w:ascii="Times New Roman" w:hAnsi="Times New Roman" w:cs="Times New Roman"/>
        </w:rPr>
      </w:pPr>
      <w:proofErr w:type="gramStart"/>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w:proofErr w:type="gramEnd"/>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 </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w:ins w:id="130" w:author="Tony Jhwueng" w:date="2017-08-09T16:26:00Z">
              <m:r>
                <m:rPr>
                  <m:sty m:val="p"/>
                </m:rPr>
                <w:rPr>
                  <w:rFonts w:ascii="Cambria Math" w:hAnsi="Cambria Math" w:cs="Times New Roman"/>
                </w:rPr>
                <m:t>γ</m:t>
              </m:r>
            </w:ins>
            <w:del w:id="131" w:author="Tony Jhwueng" w:date="2017-08-09T16:26:00Z">
              <m:r>
                <w:rPr>
                  <w:rFonts w:ascii="Cambria Math" w:hAnsi="Cambria Math" w:cs="Times New Roman"/>
                </w:rPr>
                <m:t>m</m:t>
              </m:r>
            </w:del>
          </m:sub>
        </m:sSub>
      </m:oMath>
      <w:r>
        <w:rPr>
          <w:rFonts w:ascii="Times New Roman" w:hAnsi="Times New Roman" w:cs="Times New Roman"/>
        </w:rPr>
        <w:t xml:space="preserve"> contains information on gene flow. It must be provided by the user, and indicates donors</w:t>
      </w:r>
      <w:ins w:id="132" w:author="Tony Jhwueng" w:date="2017-08-10T11:33:00Z">
        <w:r w:rsidR="00015152">
          <w:rPr>
            <w:rFonts w:ascii="Times New Roman" w:hAnsi="Times New Roman" w:cs="Times New Roman"/>
          </w:rPr>
          <w:t xml:space="preserve"> (</w:t>
        </w:r>
      </w:ins>
      <w:ins w:id="133" w:author="Tony Jhwueng" w:date="2017-08-10T11:34:00Z">
        <m:oMath>
          <m:r>
            <w:rPr>
              <w:rFonts w:ascii="Cambria Math" w:hAnsi="Cambria Math" w:cs="Times New Roman"/>
            </w:rPr>
            <m:t>d</m:t>
          </m:r>
        </m:oMath>
      </w:ins>
      <w:ins w:id="134" w:author="Tony Jhwueng" w:date="2017-08-10T11:33:00Z">
        <w:r w:rsidR="00015152">
          <w:rPr>
            <w:rFonts w:ascii="Times New Roman" w:hAnsi="Times New Roman" w:cs="Times New Roman"/>
          </w:rPr>
          <w:t>)</w:t>
        </w:r>
      </w:ins>
      <w:r>
        <w:rPr>
          <w:rFonts w:ascii="Times New Roman" w:hAnsi="Times New Roman" w:cs="Times New Roman"/>
        </w:rPr>
        <w:t>, recipients</w:t>
      </w:r>
      <w:ins w:id="135" w:author="Tony Jhwueng" w:date="2017-08-10T11:35:00Z">
        <w:r w:rsidR="00015152">
          <w:rPr>
            <w:rFonts w:ascii="Times New Roman" w:hAnsi="Times New Roman" w:cs="Times New Roman"/>
          </w:rPr>
          <w:t xml:space="preserve"> </w:t>
        </w:r>
      </w:ins>
      <w:ins w:id="136" w:author="Tony Jhwueng" w:date="2017-08-10T11:34:00Z">
        <w:r w:rsidR="00015152">
          <w:rPr>
            <w:rFonts w:ascii="Times New Roman" w:hAnsi="Times New Roman" w:cs="Times New Roman"/>
          </w:rPr>
          <w:t>(</w:t>
        </w:r>
        <m:oMath>
          <m:r>
            <w:rPr>
              <w:rFonts w:ascii="Cambria Math" w:hAnsi="Cambria Math" w:cs="Times New Roman"/>
            </w:rPr>
            <m:t>r</m:t>
          </m:r>
        </m:oMath>
        <w:proofErr w:type="gramStart"/>
        <w:r w:rsidR="00015152">
          <w:rPr>
            <w:rFonts w:ascii="Times New Roman" w:hAnsi="Times New Roman" w:cs="Times New Roman"/>
          </w:rPr>
          <w:t>),</w:t>
        </w:r>
      </w:ins>
      <w:r>
        <w:rPr>
          <w:rFonts w:ascii="Times New Roman" w:hAnsi="Times New Roman" w:cs="Times New Roman"/>
        </w:rPr>
        <w:t>,</w:t>
      </w:r>
      <w:proofErr w:type="gramEnd"/>
      <w:r>
        <w:rPr>
          <w:rFonts w:ascii="Times New Roman" w:hAnsi="Times New Roman" w:cs="Times New Roman"/>
        </w:rPr>
        <w:t xml:space="preserve"> and the time of hybridization events</w:t>
      </w:r>
      <w:ins w:id="137" w:author="Tony Jhwueng" w:date="2017-08-10T11:34:00Z">
        <w:r w:rsidR="00015152">
          <w:rPr>
            <w:rFonts w:ascii="Times New Roman" w:hAnsi="Times New Roman" w:cs="Times New Roman"/>
          </w:rPr>
          <w:t xml:space="preserve"> (</w:t>
        </w:r>
      </w:ins>
      <m:oMath>
        <m:sSub>
          <m:sSubPr>
            <m:ctrlPr>
              <w:ins w:id="138" w:author="Tony Jhwueng" w:date="2017-08-10T11:35:00Z">
                <w:rPr>
                  <w:rFonts w:ascii="Cambria Math" w:hAnsi="Cambria Math" w:cs="Times New Roman"/>
                  <w:i/>
                </w:rPr>
              </w:ins>
            </m:ctrlPr>
          </m:sSubPr>
          <m:e>
            <w:ins w:id="139" w:author="Tony Jhwueng" w:date="2017-08-10T11:35:00Z">
              <m:r>
                <w:rPr>
                  <w:rFonts w:ascii="Cambria Math" w:hAnsi="Cambria Math" w:cs="Times New Roman"/>
                </w:rPr>
                <m:t>t</m:t>
              </m:r>
            </w:ins>
          </m:e>
          <m:sub>
            <w:ins w:id="140" w:author="Tony Jhwueng" w:date="2017-08-10T11:35:00Z">
              <m:r>
                <w:rPr>
                  <w:rFonts w:ascii="Cambria Math" w:hAnsi="Cambria Math" w:cs="Times New Roman"/>
                </w:rPr>
                <m:t>d</m:t>
              </m:r>
            </w:ins>
          </m:sub>
        </m:sSub>
      </m:oMath>
      <w:ins w:id="141" w:author="Tony Jhwueng" w:date="2017-08-10T11:35:00Z">
        <w:r w:rsidR="0001515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015152">
          <w:rPr>
            <w:rFonts w:ascii="Times New Roman" w:hAnsi="Times New Roman" w:cs="Times New Roman"/>
          </w:rPr>
          <w:t>, respectively</w:t>
        </w:r>
      </w:ins>
      <w:ins w:id="142" w:author="Tony Jhwueng" w:date="2017-08-10T11:34:00Z">
        <w:r w:rsidR="00015152">
          <w:rPr>
            <w:rFonts w:ascii="Times New Roman" w:hAnsi="Times New Roman" w:cs="Times New Roman"/>
          </w:rPr>
          <w:t>)</w:t>
        </w:r>
      </w:ins>
      <w:r>
        <w:rPr>
          <w:rFonts w:ascii="Times New Roman" w:hAnsi="Times New Roman" w:cs="Times New Roman"/>
        </w:rPr>
        <w:t>.</w:t>
      </w:r>
    </w:p>
    <w:p w14:paraId="388A46CB" w14:textId="77777777" w:rsidR="004B5866" w:rsidRPr="00A54453" w:rsidRDefault="004B5866" w:rsidP="004B5866">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2BCAAC2B" w14:textId="77777777" w:rsidR="004B5866" w:rsidRPr="00B65356" w:rsidRDefault="004B5866" w:rsidP="004B5866">
      <w:pPr>
        <w:spacing w:line="480" w:lineRule="auto"/>
        <w:ind w:right="396"/>
        <w:rPr>
          <w:rFonts w:ascii="Times New Roman" w:eastAsia="標楷體" w:hAnsi="Times New Roman" w:cs="Times New Roman"/>
          <w:i/>
          <w:lang w:eastAsia="zh-TW"/>
        </w:rPr>
      </w:pPr>
      <w:commentRangeStart w:id="143"/>
      <w:commentRangeStart w:id="144"/>
      <w:r>
        <w:rPr>
          <w:rFonts w:ascii="Times New Roman" w:eastAsia="標楷體" w:hAnsi="Times New Roman" w:cs="Times New Roman"/>
          <w:i/>
          <w:lang w:eastAsia="zh-TW"/>
        </w:rPr>
        <w:t>Numerical problems</w:t>
      </w:r>
      <w:commentRangeEnd w:id="143"/>
      <w:r w:rsidR="00D13B2C">
        <w:rPr>
          <w:rStyle w:val="CommentReference"/>
        </w:rPr>
        <w:commentReference w:id="143"/>
      </w:r>
      <w:commentRangeEnd w:id="144"/>
      <w:r w:rsidR="00D13B2C">
        <w:rPr>
          <w:rStyle w:val="CommentReference"/>
        </w:rPr>
        <w:commentReference w:id="144"/>
      </w:r>
      <w:r w:rsidRPr="00A54453">
        <w:rPr>
          <w:rFonts w:ascii="Times New Roman" w:eastAsia="標楷體" w:hAnsi="Times New Roman" w:cs="Times New Roman"/>
          <w:i/>
          <w:lang w:eastAsia="zh-TW"/>
        </w:rPr>
        <w:t xml:space="preserve"> </w:t>
      </w:r>
    </w:p>
    <w:p w14:paraId="193BBFF8" w14:textId="52F97F1F" w:rsidR="004B5866" w:rsidRPr="00A54453" w:rsidRDefault="004B5866" w:rsidP="004B5866">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del w:id="145" w:author="Microsoft Office User" w:date="2017-08-17T09:43:00Z">
        <w:r w:rsidRPr="00A54453" w:rsidDel="00E45D5E">
          <w:rPr>
            <w:rFonts w:ascii="Times New Roman" w:hAnsi="Times New Roman" w:cs="Times New Roman"/>
          </w:rPr>
          <w:delText xml:space="preserve">the </w:delText>
        </w:r>
      </w:del>
      <w:ins w:id="146" w:author="Microsoft Office User" w:date="2017-08-17T09:43:00Z">
        <w:r w:rsidR="00E45D5E">
          <w:rPr>
            <w:rFonts w:ascii="Times New Roman" w:hAnsi="Times New Roman" w:cs="Times New Roman"/>
          </w:rPr>
          <w:t>a</w:t>
        </w:r>
        <w:r w:rsidR="00E45D5E" w:rsidRPr="00A54453">
          <w:rPr>
            <w:rFonts w:ascii="Times New Roman" w:hAnsi="Times New Roman" w:cs="Times New Roman"/>
          </w:rPr>
          <w:t xml:space="preserve"> </w:t>
        </w:r>
      </w:ins>
      <w:r w:rsidRPr="00A54453">
        <w:rPr>
          <w:rFonts w:ascii="Times New Roman" w:hAnsi="Times New Roman" w:cs="Times New Roman"/>
        </w:rPr>
        <w:t>phylogeny can be ill-conditioned</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w:t>
      </w:r>
      <w:proofErr w:type="gramStart"/>
      <w:r>
        <w:rPr>
          <w:rFonts w:ascii="Times New Roman" w:hAnsi="Times New Roman" w:cs="Times New Roman"/>
        </w:rPr>
        <w:t>a biologist spending years</w:t>
      </w:r>
      <w:proofErr w:type="gramEnd"/>
      <w:r>
        <w:rPr>
          <w:rFonts w:ascii="Times New Roman" w:hAnsi="Times New Roman" w:cs="Times New Roman"/>
        </w:rPr>
        <w:t xml:space="preserve">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ins w:id="147" w:author="Microsoft Office User" w:date="2017-08-17T09:44:00Z">
        <w:r w:rsidR="00D7172E">
          <w:rPr>
            <w:rFonts w:ascii="Times New Roman" w:hAnsi="Times New Roman" w:cs="Times New Roman"/>
          </w:rPr>
          <w:t xml:space="preserve">In other </w:t>
        </w:r>
        <w:r w:rsidR="00D7172E">
          <w:rPr>
            <w:rFonts w:ascii="Times New Roman" w:hAnsi="Times New Roman" w:cs="Times New Roman"/>
          </w:rPr>
          <w:lastRenderedPageBreak/>
          <w:t>fields, there are approa</w:t>
        </w:r>
        <w:r w:rsidR="00590EE8">
          <w:rPr>
            <w:rFonts w:ascii="Times New Roman" w:hAnsi="Times New Roman" w:cs="Times New Roman"/>
          </w:rPr>
          <w:t>ches to deal with this by modif</w:t>
        </w:r>
        <w:r w:rsidR="00D7172E">
          <w:rPr>
            <w:rFonts w:ascii="Times New Roman" w:hAnsi="Times New Roman" w:cs="Times New Roman"/>
          </w:rPr>
          <w:t>ying the variance-covariance matrix (</w:t>
        </w:r>
        <w:del w:id="148" w:author="Microsoft Office 使用者" w:date="2017-08-22T14:19:00Z">
          <w:r w:rsidR="00D7172E" w:rsidDel="00B57014">
            <w:rPr>
              <w:rFonts w:ascii="Times New Roman" w:hAnsi="Times New Roman" w:cs="Times New Roman"/>
            </w:rPr>
            <w:delText>_</w:delText>
          </w:r>
        </w:del>
      </w:ins>
      <w:proofErr w:type="spellStart"/>
      <w:ins w:id="149" w:author="Microsoft Office 使用者" w:date="2017-08-22T14:18:00Z">
        <w:r w:rsidR="00B57014">
          <w:rPr>
            <w:rFonts w:ascii="Times New Roman" w:hAnsi="Times New Roman" w:cs="Times New Roman"/>
          </w:rPr>
          <w:t>Rebonato</w:t>
        </w:r>
        <w:proofErr w:type="spellEnd"/>
        <w:r w:rsidR="00B57014">
          <w:rPr>
            <w:rFonts w:ascii="Times New Roman" w:hAnsi="Times New Roman" w:cs="Times New Roman"/>
          </w:rPr>
          <w:t xml:space="preserve"> and </w:t>
        </w:r>
        <w:proofErr w:type="spellStart"/>
        <w:r w:rsidR="00B57014">
          <w:rPr>
            <w:rFonts w:ascii="Times New Roman" w:hAnsi="Times New Roman" w:cs="Times New Roman"/>
          </w:rPr>
          <w:t>J</w:t>
        </w:r>
      </w:ins>
      <w:ins w:id="150" w:author="Microsoft Office 使用者" w:date="2017-08-22T14:19:00Z">
        <w:r w:rsidR="00B57014" w:rsidRPr="00B57014">
          <w:rPr>
            <w:rFonts w:ascii="Times New Roman" w:hAnsi="Times New Roman" w:cs="Times New Roman"/>
          </w:rPr>
          <w:t>ä</w:t>
        </w:r>
      </w:ins>
      <w:ins w:id="151" w:author="Microsoft Office 使用者" w:date="2017-08-22T14:18:00Z">
        <w:r w:rsidR="00B57014">
          <w:rPr>
            <w:rFonts w:ascii="Times New Roman" w:hAnsi="Times New Roman" w:cs="Times New Roman"/>
          </w:rPr>
          <w:t>ckel</w:t>
        </w:r>
        <w:proofErr w:type="spellEnd"/>
        <w:r w:rsidR="00B57014">
          <w:rPr>
            <w:rFonts w:ascii="Times New Roman" w:hAnsi="Times New Roman" w:cs="Times New Roman"/>
          </w:rPr>
          <w:t xml:space="preserve"> 2000</w:t>
        </w:r>
      </w:ins>
      <w:ins w:id="152" w:author="Microsoft Office 使用者" w:date="2017-08-22T14:17:00Z">
        <w:r w:rsidR="00B57014">
          <w:rPr>
            <w:rFonts w:ascii="Times New Roman" w:hAnsi="Times New Roman" w:cs="Times New Roman"/>
          </w:rPr>
          <w:t>;</w:t>
        </w:r>
      </w:ins>
      <w:ins w:id="153" w:author="Microsoft Office 使用者" w:date="2017-08-22T14:18:00Z">
        <w:r w:rsidR="00B57014">
          <w:rPr>
            <w:rFonts w:ascii="Times New Roman" w:hAnsi="Times New Roman" w:cs="Times New Roman"/>
          </w:rPr>
          <w:t xml:space="preserve"> </w:t>
        </w:r>
      </w:ins>
      <w:commentRangeStart w:id="154"/>
      <w:ins w:id="155" w:author="Microsoft Office User" w:date="2017-08-17T09:44:00Z">
        <w:del w:id="156" w:author="Microsoft Office 使用者" w:date="2017-08-22T14:12:00Z">
          <w:r w:rsidR="00D7172E" w:rsidRPr="00590EE8" w:rsidDel="00C8035D">
            <w:rPr>
              <w:rFonts w:ascii="Times New Roman" w:hAnsi="Times New Roman" w:cs="Times New Roman"/>
              <w:highlight w:val="yellow"/>
              <w:rPrChange w:id="157" w:author="Microsoft Office User" w:date="2017-08-22T09:44:00Z">
                <w:rPr>
                  <w:rFonts w:ascii="Times New Roman" w:hAnsi="Times New Roman" w:cs="Times New Roman"/>
                </w:rPr>
              </w:rPrChange>
            </w:rPr>
            <w:delText>__</w:delText>
          </w:r>
        </w:del>
      </w:ins>
      <w:ins w:id="158" w:author="Microsoft Office 使用者" w:date="2017-08-22T14:11:00Z">
        <w:r w:rsidR="00097BED">
          <w:rPr>
            <w:rFonts w:ascii="Times New Roman" w:hAnsi="Times New Roman" w:cs="Times New Roman"/>
            <w:highlight w:val="yellow"/>
          </w:rPr>
          <w:t>Brissette et al.</w:t>
        </w:r>
      </w:ins>
      <w:ins w:id="159" w:author="Microsoft Office 使用者" w:date="2017-08-22T14:12:00Z">
        <w:r w:rsidR="00C8035D">
          <w:rPr>
            <w:rFonts w:ascii="Times New Roman" w:hAnsi="Times New Roman" w:cs="Times New Roman"/>
            <w:highlight w:val="yellow"/>
          </w:rPr>
          <w:t>,</w:t>
        </w:r>
      </w:ins>
      <w:ins w:id="160" w:author="Microsoft Office 使用者" w:date="2017-08-22T14:11:00Z">
        <w:r w:rsidR="00C8035D">
          <w:rPr>
            <w:rFonts w:ascii="Times New Roman" w:hAnsi="Times New Roman" w:cs="Times New Roman"/>
            <w:highlight w:val="yellow"/>
          </w:rPr>
          <w:t xml:space="preserve"> 2007</w:t>
        </w:r>
      </w:ins>
      <w:commentRangeEnd w:id="154"/>
      <w:ins w:id="161" w:author="Microsoft Office 使用者" w:date="2017-08-22T14:24:00Z">
        <w:r w:rsidR="00794A54">
          <w:rPr>
            <w:rStyle w:val="CommentReference"/>
          </w:rPr>
          <w:commentReference w:id="154"/>
        </w:r>
      </w:ins>
      <w:ins w:id="162" w:author="Microsoft Office 使用者" w:date="2017-08-22T14:28:00Z">
        <w:r w:rsidR="00031C62">
          <w:rPr>
            <w:rFonts w:ascii="Times New Roman" w:hAnsi="Times New Roman" w:cs="Times New Roman"/>
            <w:highlight w:val="yellow"/>
          </w:rPr>
          <w:t xml:space="preserve">; </w:t>
        </w:r>
      </w:ins>
      <w:ins w:id="163" w:author="Microsoft Office 使用者" w:date="2017-08-22T14:32:00Z">
        <w:r w:rsidR="00031C62">
          <w:rPr>
            <w:rFonts w:ascii="Times New Roman" w:hAnsi="Times New Roman" w:cs="Times New Roman"/>
            <w:highlight w:val="yellow"/>
          </w:rPr>
          <w:t>S</w:t>
        </w:r>
      </w:ins>
      <w:ins w:id="164" w:author="Microsoft Office 使用者" w:date="2017-08-22T14:34:00Z">
        <w:r w:rsidR="00FA7DC1">
          <w:rPr>
            <w:rFonts w:ascii="Times New Roman" w:hAnsi="Times New Roman" w:cs="Times New Roman"/>
            <w:highlight w:val="yellow"/>
          </w:rPr>
          <w:t>c</w:t>
        </w:r>
      </w:ins>
      <w:ins w:id="165" w:author="Microsoft Office 使用者" w:date="2017-08-22T14:32:00Z">
        <w:r w:rsidR="00493663">
          <w:rPr>
            <w:rFonts w:ascii="Times New Roman" w:hAnsi="Times New Roman" w:cs="Times New Roman"/>
            <w:highlight w:val="yellow"/>
          </w:rPr>
          <w:t>hafer and Strimmer 2005</w:t>
        </w:r>
      </w:ins>
      <w:ins w:id="166" w:author="Microsoft Office User" w:date="2017-08-17T09:44:00Z">
        <w:del w:id="167" w:author="Microsoft Office 使用者" w:date="2017-08-22T14:11:00Z">
          <w:r w:rsidR="00D7172E" w:rsidRPr="00590EE8" w:rsidDel="00C8035D">
            <w:rPr>
              <w:rFonts w:ascii="Times New Roman" w:hAnsi="Times New Roman" w:cs="Times New Roman"/>
              <w:highlight w:val="yellow"/>
              <w:rPrChange w:id="168" w:author="Microsoft Office User" w:date="2017-08-22T09:44:00Z">
                <w:rPr>
                  <w:rFonts w:ascii="Times New Roman" w:hAnsi="Times New Roman" w:cs="Times New Roman"/>
                </w:rPr>
              </w:rPrChange>
            </w:rPr>
            <w:delText>CITE</w:delText>
          </w:r>
        </w:del>
        <w:del w:id="169" w:author="Microsoft Office 使用者" w:date="2017-08-22T14:26:00Z">
          <w:r w:rsidR="00D7172E" w:rsidRPr="00590EE8" w:rsidDel="00031C62">
            <w:rPr>
              <w:rFonts w:ascii="Times New Roman" w:hAnsi="Times New Roman" w:cs="Times New Roman"/>
              <w:highlight w:val="yellow"/>
              <w:rPrChange w:id="170" w:author="Microsoft Office User" w:date="2017-08-22T09:44:00Z">
                <w:rPr>
                  <w:rFonts w:ascii="Times New Roman" w:hAnsi="Times New Roman" w:cs="Times New Roman"/>
                </w:rPr>
              </w:rPrChange>
            </w:rPr>
            <w:delText>___</w:delText>
          </w:r>
        </w:del>
        <w:r w:rsidR="00D7172E" w:rsidRPr="00590EE8">
          <w:rPr>
            <w:rFonts w:ascii="Times New Roman" w:hAnsi="Times New Roman" w:cs="Times New Roman"/>
            <w:highlight w:val="yellow"/>
            <w:rPrChange w:id="171" w:author="Microsoft Office User" w:date="2017-08-22T09:44:00Z">
              <w:rPr>
                <w:rFonts w:ascii="Times New Roman" w:hAnsi="Times New Roman" w:cs="Times New Roman"/>
              </w:rPr>
            </w:rPrChange>
          </w:rPr>
          <w:t>).</w:t>
        </w:r>
        <w:r w:rsidR="00D7172E">
          <w:rPr>
            <w:rFonts w:ascii="Times New Roman" w:hAnsi="Times New Roman" w:cs="Times New Roman"/>
          </w:rPr>
          <w:t xml:space="preserve"> We have explored using those, with various tests for matrices that perform adequately and trying transformations (lengthening terminal branch lengths, </w:t>
        </w:r>
      </w:ins>
      <w:ins w:id="172" w:author="Microsoft Office User" w:date="2017-08-17T09:46:00Z">
        <w:r w:rsidR="00D7172E">
          <w:rPr>
            <w:rFonts w:ascii="Times New Roman" w:hAnsi="Times New Roman" w:cs="Times New Roman"/>
          </w:rPr>
          <w:t xml:space="preserve">extrapolating likelihood from better conditioned matrices that we slowly transform to resemble the estimated matrix, even dropping taxa not involved in hybridization to try to make a more workable variance covariance matrix). These are options within our software, but we do not recommend their use: they helped minimally or not at all, and parameter estimates under them were not </w:t>
        </w:r>
      </w:ins>
      <w:ins w:id="173" w:author="Microsoft Office User" w:date="2017-08-17T09:47:00Z">
        <w:r w:rsidR="00D7172E">
          <w:rPr>
            <w:rFonts w:ascii="Times New Roman" w:hAnsi="Times New Roman" w:cs="Times New Roman"/>
          </w:rPr>
          <w:t xml:space="preserve">generally </w:t>
        </w:r>
      </w:ins>
      <w:ins w:id="174" w:author="Microsoft Office User" w:date="2017-08-17T09:46:00Z">
        <w:r w:rsidR="00D7172E">
          <w:rPr>
            <w:rFonts w:ascii="Times New Roman" w:hAnsi="Times New Roman" w:cs="Times New Roman"/>
          </w:rPr>
          <w:t>reliable.</w:t>
        </w:r>
      </w:ins>
      <w:ins w:id="175" w:author="Microsoft Office User" w:date="2017-08-17T09:47:00Z">
        <w:r w:rsidR="00D7172E">
          <w:rPr>
            <w:rFonts w:ascii="Times New Roman" w:hAnsi="Times New Roman" w:cs="Times New Roman"/>
          </w:rPr>
          <w:t xml:space="preserve"> </w:t>
        </w:r>
      </w:ins>
      <w:del w:id="176" w:author="Microsoft Office User" w:date="2017-08-17T09:48:00Z">
        <w:r w:rsidRPr="00A54453" w:rsidDel="00D7172E">
          <w:rPr>
            <w:rFonts w:ascii="Times New Roman" w:hAnsi="Times New Roman" w:cs="Times New Roman"/>
          </w:rPr>
          <w:delText xml:space="preserve">We evaluate </w:delText>
        </w:r>
        <w:r w:rsidDel="00D7172E">
          <w:rPr>
            <w:rFonts w:ascii="Times New Roman" w:hAnsi="Times New Roman" w:cs="Times New Roman"/>
          </w:rPr>
          <w:delText xml:space="preserve">the </w:delText>
        </w:r>
        <w:r w:rsidRPr="00A54453" w:rsidDel="00D7172E">
          <w:rPr>
            <w:rFonts w:ascii="Times New Roman" w:hAnsi="Times New Roman" w:cs="Times New Roman"/>
          </w:rPr>
          <w:delText>condition by taking the variance covariance matrix and calculating the determinant of it, of it multiplied by 1000, and of it multiplied by 0.0001. If all three determinants are positive, the matrix is</w:delText>
        </w:r>
        <w:r w:rsidDel="00D7172E">
          <w:rPr>
            <w:rFonts w:ascii="Times New Roman" w:hAnsi="Times New Roman" w:cs="Times New Roman"/>
          </w:rPr>
          <w:delText xml:space="preserve"> more</w:delText>
        </w:r>
        <w:r w:rsidRPr="00A54453" w:rsidDel="00D7172E">
          <w:rPr>
            <w:rFonts w:ascii="Times New Roman" w:hAnsi="Times New Roman" w:cs="Times New Roman"/>
          </w:rPr>
          <w:delText xml:space="preserve"> likely to be well-conditioned, no matter the parameter estimates (which, in the case of </w:delTex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Del="00D7172E">
          <w:rPr>
            <w:rFonts w:ascii="Times New Roman" w:hAnsi="Times New Roman" w:cs="Times New Roman"/>
          </w:rPr>
          <w:delText>,</w:delText>
        </w:r>
        <w:r w:rsidRPr="00A54453" w:rsidDel="00D7172E">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Del="00D7172E">
          <w:rPr>
            <w:rFonts w:ascii="Times New Roman" w:hAnsi="Times New Roman" w:cs="Times New Roman"/>
          </w:rPr>
          <w:delText xml:space="preserve"> and SE</w:delText>
        </w:r>
        <w:r w:rsidRPr="00A54453" w:rsidDel="00D7172E">
          <w:rPr>
            <w:rFonts w:ascii="Times New Roman" w:hAnsi="Times New Roman" w:cs="Times New Roman"/>
          </w:rPr>
          <w:delText>, may change the magnitude of entries). If it fails this test, we lengthen terminal branch lengths slightly and try again, repeating until the maximum number of tries (by default, 100, causing the terminal branch lengths, likely to be in units of millions of years, to be increased by just 0.001). If it is still ill-conditioned, the analysis aborts; otherwise, it continues, but will only return an approximate answer.</w:delText>
        </w:r>
        <w:r w:rsidDel="00D7172E">
          <w:rPr>
            <w:rFonts w:ascii="Times New Roman" w:hAnsi="Times New Roman" w:cs="Times New Roman"/>
          </w:rPr>
          <w:delText xml:space="preserve"> This adjustment is done to the original tree, before fitting parameters; regardless of whether that was done, the matrix may also be poorly conditioned for some parameter combinations, resulting in numerical errors in calculation of likelihood. During a run, the log of the condition number of the final variance covariance matrix is measured and compared to a set precision. </w:delText>
        </w:r>
        <w:r w:rsidR="007C5362" w:rsidDel="00D7172E">
          <w:rPr>
            <w:rFonts w:ascii="Times New Roman" w:hAnsi="Times New Roman" w:cs="Times New Roman"/>
          </w:rPr>
          <w:delText>If the matrix appears substantially poorly conditioned, w</w:delText>
        </w:r>
        <w:r w:rsidDel="00D7172E">
          <w:rPr>
            <w:rFonts w:ascii="Times New Roman" w:hAnsi="Times New Roman" w:cs="Times New Roman"/>
          </w:rPr>
          <w:delText>e approximate what the likelihood would be given the problematic variance covariance matrix by calculating the likelihood with a series</w:delText>
        </w:r>
        <w:r w:rsidR="003464B1" w:rsidDel="00D7172E">
          <w:rPr>
            <w:rFonts w:ascii="Times New Roman" w:hAnsi="Times New Roman" w:cs="Times New Roman"/>
          </w:rPr>
          <w:delText xml:space="preserve"> (by default, 100 new matrices)</w:delText>
        </w:r>
        <w:r w:rsidDel="00D7172E">
          <w:rPr>
            <w:rFonts w:ascii="Times New Roman" w:hAnsi="Times New Roman" w:cs="Times New Roman"/>
          </w:rPr>
          <w:delText xml:space="preserve"> of better conditioned ones (by decreasing the magnitude of off-diagonal elements while increasing the m</w:delText>
        </w:r>
        <w:r w:rsidR="007C5362" w:rsidDel="00D7172E">
          <w:rPr>
            <w:rFonts w:ascii="Times New Roman" w:hAnsi="Times New Roman" w:cs="Times New Roman"/>
          </w:rPr>
          <w:delText>agnitude of diagonal elements). We then fit a smooth spline to the likelihoods for this set of matrices, weighting by the inverse of their condition (so well conditioned matrices matter more). We then predict</w:delText>
        </w:r>
        <w:r w:rsidDel="00D7172E">
          <w:rPr>
            <w:rFonts w:ascii="Times New Roman" w:hAnsi="Times New Roman" w:cs="Times New Roman"/>
          </w:rPr>
          <w:delText xml:space="preserve"> the likelihood with no such transformation from a smooth spline extrapolation of the likelihood from matrices with decreasing magnitude of transformations. </w:delText>
        </w:r>
        <w:r w:rsidR="003464B1" w:rsidDel="00D7172E">
          <w:rPr>
            <w:rFonts w:ascii="Times New Roman" w:hAnsi="Times New Roman" w:cs="Times New Roman"/>
          </w:rPr>
          <w:delText xml:space="preserve">We use two different degrees of freedom (by default, 4 and 8) to avoid overfitting the spline and to compare the results from this approximation. If the estimated likelihoods differ too radically, we return a bad likelihood value; otherwise, we return the approximation using the smaller degree of freedom. </w:delText>
        </w:r>
        <w:r w:rsidR="002356E3" w:rsidDel="00D7172E">
          <w:rPr>
            <w:rFonts w:ascii="Times New Roman" w:hAnsi="Times New Roman" w:cs="Times New Roman"/>
          </w:rPr>
          <w:delText>Empirically, we find that there can be discontinuities in the relationship between calculated likelihood and degree of transformation of the matrix; this procedure tends to return reasonable values despite this</w:delText>
        </w:r>
      </w:del>
      <w:ins w:id="177" w:author="Microsoft Office User" w:date="2017-08-17T09:48:00Z">
        <w:r w:rsidR="00D7172E">
          <w:rPr>
            <w:rFonts w:ascii="Times New Roman" w:hAnsi="Times New Roman" w:cs="Times New Roman"/>
          </w:rPr>
          <w:t>We found a somewhat more workable approach in starting analyses from a set of</w:t>
        </w:r>
      </w:ins>
      <w:del w:id="178" w:author="Microsoft Office User" w:date="2017-08-17T09:48:00Z">
        <w:r w:rsidR="002356E3" w:rsidDel="00D7172E">
          <w:rPr>
            <w:rFonts w:ascii="Times New Roman" w:hAnsi="Times New Roman" w:cs="Times New Roman"/>
          </w:rPr>
          <w:delText xml:space="preserve">. </w:delText>
        </w:r>
      </w:del>
      <w:ins w:id="179" w:author="Tony Jhwueng" w:date="2017-08-15T11:39:00Z">
        <w:del w:id="180" w:author="Microsoft Office User" w:date="2017-08-17T09:48:00Z">
          <w:r w:rsidR="00036669" w:rsidDel="00D7172E">
            <w:rPr>
              <w:rFonts w:ascii="Times New Roman" w:hAnsi="Times New Roman" w:cs="Times New Roman"/>
            </w:rPr>
            <w:delText xml:space="preserve">We use </w:delText>
          </w:r>
        </w:del>
      </w:ins>
      <w:ins w:id="181" w:author="Tony Jhwueng" w:date="2017-08-15T11:41:00Z">
        <w:del w:id="182" w:author="Microsoft Office User" w:date="2017-08-17T09:48:00Z">
          <w:r w:rsidR="001423BF" w:rsidDel="00D7172E">
            <w:rPr>
              <w:rFonts w:ascii="Times New Roman" w:hAnsi="Times New Roman" w:cs="Times New Roman"/>
            </w:rPr>
            <w:delText>5000</w:delText>
          </w:r>
        </w:del>
        <w:r w:rsidR="001423BF">
          <w:rPr>
            <w:rFonts w:ascii="Times New Roman" w:hAnsi="Times New Roman" w:cs="Times New Roman"/>
          </w:rPr>
          <w:t xml:space="preserve"> </w:t>
        </w:r>
      </w:ins>
      <w:ins w:id="183" w:author="Microsoft Office User" w:date="2017-08-17T09:48:00Z">
        <w:r w:rsidR="00D7172E">
          <w:rPr>
            <w:rFonts w:ascii="Times New Roman" w:hAnsi="Times New Roman" w:cs="Times New Roman"/>
          </w:rPr>
          <w:t>L</w:t>
        </w:r>
      </w:ins>
      <w:ins w:id="184" w:author="Tony Jhwueng" w:date="2017-08-15T11:39:00Z">
        <w:del w:id="185" w:author="Microsoft Office User" w:date="2017-08-17T09:48:00Z">
          <w:r w:rsidR="00036669" w:rsidDel="00D7172E">
            <w:rPr>
              <w:rFonts w:ascii="Times New Roman" w:hAnsi="Times New Roman" w:cs="Times New Roman"/>
            </w:rPr>
            <w:delText>l</w:delText>
          </w:r>
        </w:del>
        <w:r w:rsidR="00036669">
          <w:rPr>
            <w:rFonts w:ascii="Times New Roman" w:hAnsi="Times New Roman" w:cs="Times New Roman"/>
          </w:rPr>
          <w:t>atin hypercube samples (</w:t>
        </w:r>
      </w:ins>
      <w:ins w:id="186" w:author="Tony Jhwueng" w:date="2017-08-15T11:38:00Z">
        <w:r w:rsidR="00036669">
          <w:rPr>
            <w:rFonts w:ascii="Times New Roman" w:hAnsi="Times New Roman" w:cs="Times New Roman"/>
          </w:rPr>
          <w:t>Carnell</w:t>
        </w:r>
        <w:del w:id="187" w:author="Microsoft Office 使用者" w:date="2017-08-22T21:54:00Z">
          <w:r w:rsidR="00036669" w:rsidDel="007E5A34">
            <w:rPr>
              <w:rFonts w:ascii="Times New Roman" w:hAnsi="Times New Roman" w:cs="Times New Roman"/>
            </w:rPr>
            <w:delText>,</w:delText>
          </w:r>
        </w:del>
        <w:r w:rsidR="00036669">
          <w:rPr>
            <w:rFonts w:ascii="Times New Roman" w:hAnsi="Times New Roman" w:cs="Times New Roman"/>
          </w:rPr>
          <w:t xml:space="preserve"> 2016)</w:t>
        </w:r>
      </w:ins>
      <w:ins w:id="188" w:author="Microsoft Office User" w:date="2017-08-17T09:48:00Z">
        <w:r w:rsidR="00D7172E">
          <w:rPr>
            <w:rFonts w:ascii="Times New Roman" w:hAnsi="Times New Roman" w:cs="Times New Roman"/>
          </w:rPr>
          <w:t xml:space="preserve"> (by default, 5000 points with a range based on quick estimates of parameter values from Geiger (Harmon </w:t>
        </w:r>
      </w:ins>
      <w:ins w:id="189" w:author="Microsoft Office 使用者" w:date="2017-08-22T21:57:00Z">
        <w:r w:rsidR="00B62638">
          <w:rPr>
            <w:rFonts w:ascii="Times New Roman" w:hAnsi="Times New Roman" w:cs="Times New Roman"/>
          </w:rPr>
          <w:t xml:space="preserve">et al. </w:t>
        </w:r>
      </w:ins>
      <w:ins w:id="190" w:author="Microsoft Office User" w:date="2017-08-17T09:48:00Z">
        <w:r w:rsidR="00D7172E">
          <w:rPr>
            <w:rFonts w:ascii="Times New Roman" w:hAnsi="Times New Roman" w:cs="Times New Roman"/>
          </w:rPr>
          <w:t>2008) and information in the data</w:t>
        </w:r>
        <w:r w:rsidR="001648EE">
          <w:rPr>
            <w:rFonts w:ascii="Times New Roman" w:hAnsi="Times New Roman" w:cs="Times New Roman"/>
          </w:rPr>
          <w:t xml:space="preserve">. In many cases, all these points will have finite likelihoods calculated, </w:t>
        </w:r>
      </w:ins>
      <w:ins w:id="191" w:author="Microsoft Office User" w:date="2017-08-17T09:51:00Z">
        <w:r w:rsidR="001648EE">
          <w:rPr>
            <w:rFonts w:ascii="Times New Roman" w:hAnsi="Times New Roman" w:cs="Times New Roman"/>
          </w:rPr>
          <w:t>and</w:t>
        </w:r>
      </w:ins>
      <w:ins w:id="192" w:author="Microsoft Office User" w:date="2017-08-17T09:48:00Z">
        <w:r w:rsidR="001648EE">
          <w:rPr>
            <w:rFonts w:ascii="Times New Roman" w:hAnsi="Times New Roman" w:cs="Times New Roman"/>
          </w:rPr>
          <w:t xml:space="preserve"> </w:t>
        </w:r>
      </w:ins>
      <w:ins w:id="193" w:author="Microsoft Office User" w:date="2017-08-17T09:51:00Z">
        <w:r w:rsidR="001648EE">
          <w:rPr>
            <w:rFonts w:ascii="Times New Roman" w:hAnsi="Times New Roman" w:cs="Times New Roman"/>
          </w:rPr>
          <w:t>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visualizations of the points explored with finite likelihoods so users can examine this.</w:t>
        </w:r>
      </w:ins>
      <w:ins w:id="194" w:author="Microsoft Office User" w:date="2017-08-17T09:53:00Z">
        <w:r w:rsidR="001648EE">
          <w:rPr>
            <w:rFonts w:ascii="Times New Roman" w:hAnsi="Times New Roman" w:cs="Times New Roman"/>
          </w:rPr>
          <w:t xml:space="preserve"> Future work could include implementing the model here into an approximate Bayesian computation framework where points are simulated to get estimates. </w:t>
        </w:r>
      </w:ins>
      <w:ins w:id="195" w:author="Tony Jhwueng" w:date="2017-08-15T11:40:00Z">
        <w:del w:id="196" w:author="Microsoft Office User" w:date="2017-08-17T09:51:00Z">
          <w:r w:rsidR="00036669" w:rsidDel="001648EE">
            <w:rPr>
              <w:rFonts w:ascii="Times New Roman" w:hAnsi="Times New Roman" w:cs="Times New Roman"/>
            </w:rPr>
            <w:delText>, calculate likelihoods, choose the best samples as the initial point for optimization.</w:delText>
          </w:r>
        </w:del>
      </w:ins>
    </w:p>
    <w:p w14:paraId="24405879" w14:textId="77777777" w:rsidR="004B5866" w:rsidRPr="00A54453" w:rsidRDefault="004B5866" w:rsidP="004B5866">
      <w:pPr>
        <w:spacing w:line="480" w:lineRule="auto"/>
        <w:ind w:right="397"/>
        <w:rPr>
          <w:rFonts w:ascii="Times New Roman" w:hAnsi="Times New Roman" w:cs="Times New Roman"/>
          <w:lang w:eastAsia="zh-TW"/>
        </w:rPr>
      </w:pPr>
    </w:p>
    <w:p w14:paraId="538EE975" w14:textId="77777777" w:rsidR="004B5866" w:rsidRPr="00765A80" w:rsidRDefault="004B5866" w:rsidP="004B5866">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2C9EFCA1" w14:textId="12EA9016" w:rsidR="004B5866" w:rsidRPr="00B73019" w:rsidRDefault="004B5866" w:rsidP="004B5866">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commentRangeStart w:id="197"/>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sidR="00E502EB">
        <w:rPr>
          <w:rFonts w:ascii="Times New Roman" w:eastAsia="標楷體" w:hAnsi="Times New Roman" w:cs="Times New Roman"/>
          <w:lang w:eastAsia="zh-TW"/>
        </w:rPr>
        <w:t xml:space="preserve">(ii) </w:t>
      </w:r>
      <w:r>
        <w:rPr>
          <w:rFonts w:ascii="Times New Roman" w:eastAsia="標楷體" w:hAnsi="Times New Roman" w:cs="Times New Roman"/>
          <w:lang w:eastAsia="zh-TW"/>
        </w:rPr>
        <w:t xml:space="preserve">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del w:id="198" w:author="Microsoft Office User" w:date="2017-08-22T09:45:00Z">
        <w:r w:rsidRPr="00A54453" w:rsidDel="00590EE8">
          <w:rPr>
            <w:rFonts w:ascii="Times New Roman" w:eastAsia="標楷體" w:hAnsi="Times New Roman" w:cs="Times New Roman"/>
            <w:lang w:eastAsia="zh-TW"/>
          </w:rPr>
          <w:delText xml:space="preserve">(iii) the proportion of </w:delText>
        </w:r>
        <w:r w:rsidDel="00590EE8">
          <w:rPr>
            <w:rFonts w:ascii="Times New Roman" w:eastAsia="標楷體" w:hAnsi="Times New Roman" w:cs="Times New Roman"/>
            <w:lang w:eastAsia="zh-TW"/>
          </w:rPr>
          <w:delText>genes</w:delText>
        </w:r>
        <w:r w:rsidRPr="00A54453" w:rsidDel="00590EE8">
          <w:rPr>
            <w:rFonts w:ascii="Times New Roman" w:eastAsia="標楷體" w:hAnsi="Times New Roman" w:cs="Times New Roman"/>
            <w:lang w:eastAsia="zh-TW"/>
          </w:rPr>
          <w:delText xml:space="preserve"> inherited from </w:delText>
        </w:r>
        <w:r w:rsidDel="00590EE8">
          <w:rPr>
            <w:rFonts w:ascii="Times New Roman" w:eastAsia="標楷體" w:hAnsi="Times New Roman" w:cs="Times New Roman"/>
            <w:lang w:eastAsia="zh-TW"/>
          </w:rPr>
          <w:delText>each</w:delText>
        </w:r>
        <w:r w:rsidRPr="00A54453" w:rsidDel="00590EE8">
          <w:rPr>
            <w:rFonts w:ascii="Times New Roman" w:eastAsia="標楷體" w:hAnsi="Times New Roman" w:cs="Times New Roman"/>
            <w:lang w:eastAsia="zh-TW"/>
          </w:rPr>
          <w:delText xml:space="preserve"> parent</w:delText>
        </w:r>
        <w:r w:rsidDel="00590EE8">
          <w:rPr>
            <w:rFonts w:ascii="Times New Roman" w:eastAsia="標楷體" w:hAnsi="Times New Roman" w:cs="Times New Roman"/>
            <w:lang w:eastAsia="zh-TW"/>
          </w:rPr>
          <w:delText xml:space="preserve"> (all from one parent, 10% from one and 90% from the other, or equally from both parents), </w:delText>
        </w:r>
      </w:del>
      <w:r>
        <w:rPr>
          <w:rFonts w:ascii="Times New Roman" w:eastAsia="標楷體" w:hAnsi="Times New Roman" w:cs="Times New Roman"/>
          <w:lang w:eastAsia="zh-TW"/>
        </w:rPr>
        <w:t>(</w:t>
      </w:r>
      <w:del w:id="199" w:author="Microsoft Office User" w:date="2017-08-22T09:45:00Z">
        <w:r w:rsidDel="00590EE8">
          <w:rPr>
            <w:rFonts w:ascii="Times New Roman" w:eastAsia="標楷體" w:hAnsi="Times New Roman" w:cs="Times New Roman"/>
            <w:lang w:eastAsia="zh-TW"/>
          </w:rPr>
          <w:delText>iv</w:delText>
        </w:r>
      </w:del>
      <w:ins w:id="200" w:author="Microsoft Office User" w:date="2017-08-22T09:45:00Z">
        <w:r w:rsidR="00590EE8">
          <w:rPr>
            <w:rFonts w:ascii="Times New Roman" w:eastAsia="標楷體" w:hAnsi="Times New Roman" w:cs="Times New Roman"/>
            <w:lang w:eastAsia="zh-TW"/>
          </w:rPr>
          <w:t>iii</w:t>
        </w:r>
      </w:ins>
      <w:r>
        <w:rPr>
          <w:rFonts w:ascii="Times New Roman" w:eastAsia="標楷體" w:hAnsi="Times New Roman" w:cs="Times New Roman"/>
          <w:lang w:eastAsia="zh-TW"/>
        </w:rPr>
        <w:t>) the structure of hybridization, (</w:t>
      </w:r>
      <w:ins w:id="201" w:author="Microsoft Office User" w:date="2017-08-22T09:45:00Z">
        <w:r w:rsidR="00590EE8">
          <w:rPr>
            <w:rFonts w:ascii="Times New Roman" w:eastAsia="標楷體" w:hAnsi="Times New Roman" w:cs="Times New Roman"/>
            <w:lang w:eastAsia="zh-TW"/>
          </w:rPr>
          <w:t>i</w:t>
        </w:r>
      </w:ins>
      <w:r>
        <w:rPr>
          <w:rFonts w:ascii="Times New Roman" w:eastAsia="標楷體" w:hAnsi="Times New Roman" w:cs="Times New Roman"/>
          <w:lang w:eastAsia="zh-TW"/>
        </w:rPr>
        <w:t xml:space="preserve">v) the value of </w:t>
      </w:r>
      <m:oMath>
        <m:r>
          <w:rPr>
            <w:rFonts w:ascii="Cambria Math" w:hAnsi="Cambria Math" w:cs="Times New Roman"/>
          </w:rPr>
          <m:t>β</m:t>
        </m:r>
      </m:oMath>
      <w:r w:rsidR="00C962A8">
        <w:rPr>
          <w:rFonts w:ascii="Times New Roman" w:eastAsia="標楷體" w:hAnsi="Times New Roman" w:cs="Times New Roman"/>
        </w:rPr>
        <w:t xml:space="preserve"> (</w:t>
      </w:r>
      <w:del w:id="202" w:author="Microsoft Office User" w:date="2017-08-22T09:45:00Z">
        <w:r w:rsidR="00C962A8" w:rsidDel="00590EE8">
          <w:rPr>
            <w:rFonts w:ascii="Times New Roman" w:eastAsia="標楷體" w:hAnsi="Times New Roman" w:cs="Times New Roman"/>
          </w:rPr>
          <w:delText>0.</w:delText>
        </w:r>
      </w:del>
      <w:ins w:id="203" w:author="Tony Jhwueng" w:date="2017-08-10T11:41:00Z">
        <w:del w:id="204" w:author="Microsoft Office User" w:date="2017-08-22T09:45:00Z">
          <w:r w:rsidR="00F46297" w:rsidDel="00590EE8">
            <w:rPr>
              <w:rFonts w:ascii="Times New Roman" w:eastAsia="標楷體" w:hAnsi="Times New Roman" w:cs="Times New Roman"/>
            </w:rPr>
            <w:delText>5</w:delText>
          </w:r>
        </w:del>
      </w:ins>
      <w:del w:id="205" w:author="Microsoft Office User" w:date="2017-08-22T09:45:00Z">
        <w:r w:rsidR="00C962A8" w:rsidDel="00590EE8">
          <w:rPr>
            <w:rFonts w:ascii="Times New Roman" w:eastAsia="標楷體" w:hAnsi="Times New Roman" w:cs="Times New Roman"/>
          </w:rPr>
          <w:delText xml:space="preserve">1, </w:delText>
        </w:r>
      </w:del>
      <w:r w:rsidR="00C962A8">
        <w:rPr>
          <w:rFonts w:ascii="Times New Roman" w:eastAsia="標楷體" w:hAnsi="Times New Roman" w:cs="Times New Roman"/>
        </w:rPr>
        <w:t>1</w:t>
      </w:r>
      <w:del w:id="206" w:author="Microsoft Office User" w:date="2017-08-22T09:45:00Z">
        <w:r w:rsidR="00C962A8" w:rsidDel="00590EE8">
          <w:rPr>
            <w:rFonts w:ascii="Times New Roman" w:eastAsia="標楷體" w:hAnsi="Times New Roman" w:cs="Times New Roman"/>
          </w:rPr>
          <w:delText>,</w:delText>
        </w:r>
      </w:del>
      <w:r w:rsidR="00C962A8">
        <w:rPr>
          <w:rFonts w:ascii="Times New Roman" w:eastAsia="標楷體" w:hAnsi="Times New Roman" w:cs="Times New Roman"/>
        </w:rPr>
        <w:t xml:space="preserve"> or 2</w:t>
      </w:r>
      <w:r>
        <w:rPr>
          <w:rFonts w:ascii="Times New Roman" w:eastAsia="標楷體" w:hAnsi="Times New Roman" w:cs="Times New Roman"/>
        </w:rPr>
        <w:t>), and (v</w:t>
      </w:r>
      <w:del w:id="207" w:author="Microsoft Office User" w:date="2017-08-22T09:45:00Z">
        <w:r w:rsidDel="00590EE8">
          <w:rPr>
            <w:rFonts w:ascii="Times New Roman" w:eastAsia="標楷體" w:hAnsi="Times New Roman" w:cs="Times New Roman"/>
          </w:rPr>
          <w:delText>i</w:delText>
        </w:r>
      </w:del>
      <w:r>
        <w:rPr>
          <w:rFonts w:ascii="Times New Roman" w:eastAsia="標楷體" w:hAnsi="Times New Roman" w:cs="Times New Roman"/>
        </w:rPr>
        <w:t xml:space="preserve">)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C962A8">
        <w:rPr>
          <w:rFonts w:ascii="Times New Roman" w:eastAsia="標楷體" w:hAnsi="Times New Roman" w:cs="Times New Roman"/>
        </w:rPr>
        <w:t xml:space="preserve"> (0,</w:t>
      </w:r>
      <w:del w:id="208" w:author="Microsoft Office User" w:date="2017-08-22T09:46:00Z">
        <w:r w:rsidR="00C962A8" w:rsidDel="005C57DF">
          <w:rPr>
            <w:rFonts w:ascii="Times New Roman" w:eastAsia="標楷體" w:hAnsi="Times New Roman" w:cs="Times New Roman"/>
          </w:rPr>
          <w:delText xml:space="preserve"> </w:delText>
        </w:r>
      </w:del>
      <w:ins w:id="209" w:author="Microsoft Office User" w:date="2017-08-22T09:46:00Z">
        <w:r w:rsidR="005C57DF">
          <w:rPr>
            <w:rFonts w:ascii="Times New Roman" w:eastAsia="標楷體" w:hAnsi="Times New Roman" w:cs="Times New Roman"/>
          </w:rPr>
          <w:t xml:space="preserve"> 0.1 times the variance that comes from </w:t>
        </w:r>
        <w:r w:rsidR="005C57DF">
          <w:rPr>
            <w:rFonts w:ascii="Times New Roman" w:eastAsia="標楷體" w:hAnsi="Times New Roman" w:cs="Times New Roman"/>
          </w:rPr>
          <w:lastRenderedPageBreak/>
          <w:t>evolution on the tree, or equal to the variance that comes from evolution on the tree</w:t>
        </w:r>
      </w:ins>
      <w:del w:id="210" w:author="Microsoft Office User" w:date="2017-08-22T09:46:00Z">
        <w:r w:rsidR="002D68B2" w:rsidDel="005C57DF">
          <w:rPr>
            <w:rFonts w:ascii="Times New Roman" w:eastAsia="標楷體" w:hAnsi="Times New Roman" w:cs="Times New Roman"/>
          </w:rPr>
          <w:delText>0.1,</w:delText>
        </w:r>
      </w:del>
      <w:ins w:id="211" w:author="Tony Jhwueng" w:date="2017-08-10T11:42:00Z">
        <w:del w:id="212" w:author="Microsoft Office User" w:date="2017-08-22T09:46:00Z">
          <w:r w:rsidR="00F46297" w:rsidDel="005C57DF">
            <w:rPr>
              <w:rFonts w:ascii="Times New Roman" w:eastAsia="標楷體" w:hAnsi="Times New Roman" w:cs="Times New Roman"/>
            </w:rPr>
            <w:delText xml:space="preserve"> need to check</w:delText>
          </w:r>
        </w:del>
      </w:ins>
      <w:del w:id="213" w:author="Microsoft Office User" w:date="2017-08-22T09:46:00Z">
        <w:r w:rsidR="002D68B2" w:rsidDel="005C57DF">
          <w:rPr>
            <w:rFonts w:ascii="Times New Roman" w:eastAsia="標楷體" w:hAnsi="Times New Roman" w:cs="Times New Roman"/>
          </w:rPr>
          <w:delText xml:space="preserve"> </w:delText>
        </w:r>
        <w:r w:rsidR="00C962A8" w:rsidDel="005C57DF">
          <w:rPr>
            <w:rFonts w:ascii="Times New Roman" w:eastAsia="標楷體" w:hAnsi="Times New Roman" w:cs="Times New Roman"/>
          </w:rPr>
          <w:delText xml:space="preserve"> </w:delText>
        </w:r>
      </w:del>
      <w:r>
        <w:rPr>
          <w:rFonts w:ascii="Times New Roman" w:eastAsia="標楷體" w:hAnsi="Times New Roman" w:cs="Times New Roman"/>
        </w:rPr>
        <w:t>)</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w:t>
      </w:r>
      <w:proofErr w:type="gramStart"/>
      <w:r>
        <w:rPr>
          <w:rFonts w:ascii="Times New Roman" w:eastAsia="標楷體" w:hAnsi="Times New Roman" w:cs="Times New Roman"/>
          <w:lang w:eastAsia="zh-TW"/>
        </w:rPr>
        <w:t>replicate</w:t>
      </w:r>
      <w:proofErr w:type="gramEnd"/>
      <w:r>
        <w:rPr>
          <w:rFonts w:ascii="Times New Roman" w:eastAsia="標楷體" w:hAnsi="Times New Roman" w:cs="Times New Roman"/>
          <w:lang w:eastAsia="zh-TW"/>
        </w:rPr>
        <w:t xml:space="preserv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2009)</w:t>
      </w:r>
      <w:r>
        <w:rPr>
          <w:rFonts w:ascii="Times New Roman" w:eastAsia="標楷體" w:hAnsi="Times New Roman" w:cs="Times New Roman"/>
          <w:lang w:eastAsia="zh-TW"/>
        </w:rPr>
        <w:t xml:space="preserve">, with a birth rate of 1, death rate of </w:t>
      </w:r>
      <w:del w:id="214" w:author="Microsoft Office User" w:date="2017-08-22T09:47:00Z">
        <w:r w:rsidDel="00B62C14">
          <w:rPr>
            <w:rFonts w:ascii="Times New Roman" w:eastAsia="標楷體" w:hAnsi="Times New Roman" w:cs="Times New Roman"/>
            <w:lang w:eastAsia="zh-TW"/>
          </w:rPr>
          <w:delText>0.5</w:delText>
        </w:r>
      </w:del>
      <w:ins w:id="215" w:author="Microsoft Office User" w:date="2017-08-22T09:47:00Z">
        <w:r w:rsidR="00B62C14">
          <w:rPr>
            <w:rFonts w:ascii="Times New Roman" w:eastAsia="標楷體" w:hAnsi="Times New Roman" w:cs="Times New Roman"/>
            <w:lang w:eastAsia="zh-TW"/>
          </w:rPr>
          <w:t>1</w:t>
        </w:r>
      </w:ins>
      <w:r>
        <w:rPr>
          <w:rFonts w:ascii="Times New Roman" w:eastAsia="標楷體" w:hAnsi="Times New Roman" w:cs="Times New Roman"/>
          <w:lang w:eastAsia="zh-TW"/>
        </w:rPr>
        <w:t>, sampling frequency of 0.5, and tree height of 50. We then added 1, 5, or 10 species of hybrid ancestry to the tree in one of two ways.</w:t>
      </w:r>
      <w:commentRangeEnd w:id="197"/>
      <w:r w:rsidR="002D68B2">
        <w:rPr>
          <w:rStyle w:val="CommentReference"/>
        </w:rPr>
        <w:commentReference w:id="197"/>
      </w:r>
      <w:r>
        <w:rPr>
          <w:rFonts w:ascii="Times New Roman" w:eastAsia="標楷體" w:hAnsi="Times New Roman" w:cs="Times New Roman"/>
          <w:lang w:eastAsia="zh-TW"/>
        </w:rPr>
        <w:t xml:space="preserve">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w:t>
      </w:r>
      <w:del w:id="216" w:author="Microsoft Office User" w:date="2017-08-22T09:48:00Z">
        <w:r w:rsidDel="00B62C14">
          <w:rPr>
            <w:rFonts w:ascii="Times New Roman" w:eastAsia="標楷體" w:hAnsi="Times New Roman" w:cs="Times New Roman"/>
            <w:lang w:eastAsia="zh-TW"/>
          </w:rPr>
          <w:delText xml:space="preserve">Different simulations differed in the ratio of genes coming from the two parents: it could be all from one parent (a flow of 0: this is equivalent to a tree model); 10% from one parent and 90% from the other; or 50% from each parent. </w:delText>
        </w:r>
      </w:del>
      <w:r>
        <w:rPr>
          <w:rFonts w:ascii="Times New Roman" w:eastAsia="標楷體" w:hAnsi="Times New Roman" w:cs="Times New Roman"/>
          <w:lang w:eastAsia="zh-TW"/>
        </w:rPr>
        <w:t xml:space="preserve">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SE = 0. All simulations were carried out by the </w:t>
      </w:r>
      <w:proofErr w:type="spellStart"/>
      <w:r w:rsidR="006E1FC6">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w:t>
      </w:r>
      <w:ins w:id="217" w:author="Microsoft Office User" w:date="2017-08-22T09:48:00Z">
        <w:r w:rsidR="00B62C14">
          <w:rPr>
            <w:rFonts w:ascii="Times New Roman" w:eastAsia="標楷體" w:hAnsi="Times New Roman" w:cs="Times New Roman"/>
            <w:lang w:eastAsia="zh-TW"/>
          </w:rPr>
          <w:t xml:space="preserve"> Failed simulation attempts (where the simulated attachment point was not located correctly) were repeated; simulations that led to numerical problems were retained. </w:t>
        </w:r>
      </w:ins>
      <w:del w:id="218" w:author="Microsoft Office User" w:date="2017-08-22T09:48:00Z">
        <w:r w:rsidDel="00B62C14">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commentRangeStart w:id="219"/>
      <w:del w:id="220" w:author="Microsoft Office User" w:date="2017-08-22T09:49:00Z">
        <w:r w:rsidRPr="00A54453" w:rsidDel="00B62C14">
          <w:rPr>
            <w:rFonts w:ascii="Times New Roman" w:eastAsia="標楷體" w:hAnsi="Times New Roman" w:cs="Times New Roman"/>
            <w:lang w:eastAsia="zh-TW"/>
          </w:rPr>
          <w:delText xml:space="preserve">We regressed this for each parameter of interest against the values used in our simulation: tree type, flow magnitude, number of non-hybrid taxa, number of hybrid taxa, and </w:delText>
        </w:r>
        <w:r w:rsidDel="00B62C14">
          <w:rPr>
            <w:rFonts w:ascii="Times New Roman" w:eastAsia="標楷體" w:hAnsi="Times New Roman" w:cs="Times New Roman"/>
            <w:lang w:eastAsia="zh-TW"/>
          </w:rPr>
          <w:delText>across different methods of summarizing parameters</w:delText>
        </w:r>
        <w:r w:rsidRPr="00A54453" w:rsidDel="00B62C14">
          <w:rPr>
            <w:rFonts w:ascii="Times New Roman" w:eastAsia="標楷體" w:hAnsi="Times New Roman" w:cs="Times New Roman"/>
            <w:lang w:eastAsia="zh-TW"/>
          </w:rPr>
          <w:delText xml:space="preserve"> (using only the best of four models, doing model</w:delText>
        </w:r>
        <w:r w:rsidDel="00B62C14">
          <w:rPr>
            <w:rFonts w:ascii="Times New Roman" w:eastAsia="標楷體" w:hAnsi="Times New Roman" w:cs="Times New Roman"/>
            <w:lang w:eastAsia="zh-TW"/>
          </w:rPr>
          <w:delText xml:space="preserve"> </w:delText>
        </w:r>
        <w:r w:rsidRPr="00A54453" w:rsidDel="00B62C14">
          <w:rPr>
            <w:rFonts w:ascii="Times New Roman" w:eastAsia="標楷體" w:hAnsi="Times New Roman" w:cs="Times New Roman"/>
            <w:lang w:eastAsia="zh-TW"/>
          </w:rPr>
          <w:delText>averaging across all four models, or doing model</w:delText>
        </w:r>
        <w:r w:rsidDel="00B62C14">
          <w:rPr>
            <w:rFonts w:ascii="Times New Roman" w:eastAsia="標楷體" w:hAnsi="Times New Roman" w:cs="Times New Roman"/>
            <w:lang w:eastAsia="zh-TW"/>
          </w:rPr>
          <w:delText xml:space="preserve"> </w:delText>
        </w:r>
        <w:r w:rsidRPr="00A54453" w:rsidDel="00B62C14">
          <w:rPr>
            <w:rFonts w:ascii="Times New Roman" w:eastAsia="標楷體" w:hAnsi="Times New Roman" w:cs="Times New Roman"/>
            <w:lang w:eastAsia="zh-TW"/>
          </w:rPr>
          <w:delText xml:space="preserve">averaging across the models with </w:delTex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sidDel="00B62C14">
          <w:rPr>
            <w:rFonts w:ascii="Times New Roman" w:eastAsia="標楷體" w:hAnsi="Times New Roman" w:cs="Times New Roman"/>
            <w:lang w:eastAsia="zh-TW"/>
          </w:rPr>
          <w:delText xml:space="preserve"> fixed). The two 3-state values (flow and summary approach) were converted into two binary variables each. The package MuMIn (Barton 2015) was used to estimate the </w:delText>
        </w:r>
        <w:r w:rsidDel="00B62C14">
          <w:rPr>
            <w:rFonts w:ascii="Times New Roman" w:eastAsia="標楷體" w:hAnsi="Times New Roman" w:cs="Times New Roman"/>
            <w:lang w:eastAsia="zh-TW"/>
          </w:rPr>
          <w:delText xml:space="preserve">Akaike </w:delText>
        </w:r>
        <w:r w:rsidRPr="00A54453" w:rsidDel="00B62C14">
          <w:rPr>
            <w:rFonts w:ascii="Times New Roman" w:eastAsia="標楷體" w:hAnsi="Times New Roman" w:cs="Times New Roman"/>
            <w:lang w:eastAsia="zh-TW"/>
          </w:rPr>
          <w:delText>importance and coefficients for each of these parameters. The goal of this was to allow us to focus figures and discussion on the simulation parameters that had a strong effect on the relative error</w:delText>
        </w:r>
        <w:r w:rsidDel="00B62C14">
          <w:rPr>
            <w:rFonts w:ascii="Times New Roman" w:eastAsia="標楷體" w:hAnsi="Times New Roman" w:cs="Times New Roman"/>
            <w:lang w:eastAsia="zh-TW"/>
          </w:rPr>
          <w:delText>, rather than try to plot the seven dimensions of variation used in the simulations</w:delText>
        </w:r>
        <w:r w:rsidRPr="00A54453" w:rsidDel="00B62C14">
          <w:rPr>
            <w:rFonts w:ascii="Times New Roman" w:eastAsia="標楷體" w:hAnsi="Times New Roman" w:cs="Times New Roman"/>
            <w:lang w:eastAsia="zh-TW"/>
          </w:rPr>
          <w:delText>.</w:delText>
        </w:r>
        <w:commentRangeEnd w:id="219"/>
        <w:r w:rsidR="0026681A" w:rsidDel="00B62C14">
          <w:rPr>
            <w:rStyle w:val="CommentReference"/>
          </w:rPr>
          <w:commentReference w:id="219"/>
        </w:r>
        <w:r w:rsidDel="00B62C14">
          <w:rPr>
            <w:rFonts w:ascii="Times New Roman" w:eastAsia="標楷體" w:hAnsi="Times New Roman" w:cs="Times New Roman"/>
            <w:lang w:eastAsia="zh-TW"/>
          </w:rPr>
          <w:delText xml:space="preserve"> </w:delText>
        </w:r>
      </w:del>
    </w:p>
    <w:p w14:paraId="6A4E7F22" w14:textId="77777777" w:rsidR="004B5866" w:rsidRPr="00724F99" w:rsidRDefault="004B5866" w:rsidP="004B5866">
      <w:pPr>
        <w:spacing w:line="480" w:lineRule="auto"/>
        <w:ind w:right="397"/>
        <w:rPr>
          <w:rFonts w:ascii="Times New Roman" w:eastAsia="標楷體" w:hAnsi="Times New Roman" w:cs="Times New Roman"/>
          <w:lang w:eastAsia="zh-TW"/>
        </w:rPr>
      </w:pPr>
    </w:p>
    <w:p w14:paraId="6070229A" w14:textId="77777777" w:rsidR="004B5866" w:rsidRPr="00A54453" w:rsidRDefault="004B5866" w:rsidP="004B5866">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48EC5353" w14:textId="77777777" w:rsidR="004B5866" w:rsidRPr="00A54453" w:rsidRDefault="004B5866" w:rsidP="004B5866">
      <w:pPr>
        <w:spacing w:line="480" w:lineRule="auto"/>
        <w:ind w:right="397"/>
        <w:rPr>
          <w:rFonts w:ascii="Times New Roman" w:eastAsia="標楷體" w:hAnsi="Times New Roman" w:cs="Times New Roman"/>
          <w:lang w:eastAsia="zh-TW"/>
        </w:rPr>
      </w:pPr>
    </w:p>
    <w:p w14:paraId="2D4567C7" w14:textId="061B7BA5" w:rsidR="004B5866" w:rsidRDefault="004B5866" w:rsidP="004B5866">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w:t>
      </w:r>
      <w:r>
        <w:rPr>
          <w:rFonts w:ascii="Times New Roman" w:eastAsia="標楷體" w:hAnsi="Times New Roman" w:cs="Times New Roman"/>
          <w:lang w:eastAsia="zh-TW"/>
        </w:rPr>
        <w:lastRenderedPageBreak/>
        <w:t xml:space="preserve">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 xml:space="preserve">(Froese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relatives, using a network from Chase et al. (2003) and drought tolerance data from Komori et al. (2000). </w:t>
      </w:r>
      <w:ins w:id="221" w:author="Microsoft Office User" w:date="2017-08-07T15:26:00Z">
        <w:r w:rsidR="00371851">
          <w:rPr>
            <w:rFonts w:ascii="Times New Roman" w:eastAsia="標楷體" w:hAnsi="Times New Roman" w:cs="Times New Roman"/>
            <w:lang w:eastAsia="zh-TW"/>
          </w:rPr>
          <w:t xml:space="preserve">Note that these are used as test cases for making sure the method operates sufficiently well and gives reasonable estimates for these data — any biological conclusions should be re-examined by specialists using </w:t>
        </w:r>
      </w:ins>
      <w:ins w:id="222" w:author="Microsoft Office User" w:date="2017-08-07T15:27:00Z">
        <w:r w:rsidR="00371851">
          <w:rPr>
            <w:rFonts w:ascii="Times New Roman" w:eastAsia="標楷體" w:hAnsi="Times New Roman" w:cs="Times New Roman"/>
            <w:lang w:eastAsia="zh-TW"/>
          </w:rPr>
          <w:t>more modern phylogenies and data.</w:t>
        </w:r>
      </w:ins>
    </w:p>
    <w:p w14:paraId="5AAB01DA" w14:textId="77777777" w:rsidR="004B5866" w:rsidRDefault="004B5866" w:rsidP="004B5866">
      <w:pPr>
        <w:spacing w:line="480" w:lineRule="auto"/>
        <w:ind w:right="397"/>
        <w:rPr>
          <w:rFonts w:ascii="Times New Roman" w:eastAsia="標楷體" w:hAnsi="Times New Roman" w:cs="Times New Roman"/>
          <w:lang w:eastAsia="zh-TW"/>
        </w:rPr>
      </w:pPr>
    </w:p>
    <w:p w14:paraId="6D72E9C0" w14:textId="77777777" w:rsidR="004B5866" w:rsidRPr="00CA7017" w:rsidRDefault="004B5866" w:rsidP="004B5866">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6C7E579E" w14:textId="0C55E2A7" w:rsidR="004B5866" w:rsidRDefault="004B5866" w:rsidP="004B5866">
      <w:pPr>
        <w:spacing w:line="480" w:lineRule="auto"/>
        <w:ind w:right="397"/>
        <w:rPr>
          <w:ins w:id="223" w:author="Microsoft Office User" w:date="2017-08-07T15:15:00Z"/>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w:t>
      </w:r>
      <w:r w:rsidR="00E502EB">
        <w:rPr>
          <w:rFonts w:ascii="Times New Roman" w:hAnsi="Times New Roman" w:cs="Times New Roman"/>
          <w:lang w:eastAsia="zh-TW"/>
        </w:rPr>
        <w:t>.</w:t>
      </w:r>
      <w:r>
        <w:rPr>
          <w:rFonts w:ascii="Times New Roman" w:hAnsi="Times New Roman" w:cs="Times New Roman"/>
          <w:lang w:eastAsia="zh-TW"/>
        </w:rPr>
        <w:t xml:space="preserve"> (2007) developed a phylogeny for cichlids which, importantly, included information about hybrid species and their presumed direction of ancestry.</w:t>
      </w:r>
      <w:ins w:id="224" w:author="Microsoft Office User" w:date="2017-08-07T13:07:00Z">
        <w:r w:rsidR="00E96D2D">
          <w:rPr>
            <w:rFonts w:ascii="Times New Roman" w:hAnsi="Times New Roman" w:cs="Times New Roman"/>
            <w:lang w:eastAsia="zh-TW"/>
          </w:rPr>
          <w:t xml:space="preserve"> </w:t>
        </w:r>
      </w:ins>
      <w:del w:id="225" w:author="Microsoft Office User" w:date="2017-08-07T13:07:00Z">
        <w:r w:rsidDel="00E96D2D">
          <w:rPr>
            <w:rFonts w:ascii="Times New Roman" w:hAnsi="Times New Roman" w:cs="Times New Roman"/>
            <w:lang w:eastAsia="zh-TW"/>
          </w:rPr>
          <w:delText xml:space="preserve"> </w:delText>
        </w:r>
        <w:r w:rsidDel="003C0B99">
          <w:rPr>
            <w:rFonts w:ascii="Times New Roman" w:hAnsi="Times New Roman" w:cs="Times New Roman"/>
            <w:lang w:eastAsia="zh-TW"/>
          </w:rPr>
          <w:delText>To replicate their tree</w:delText>
        </w:r>
        <w:r w:rsidR="002D261C" w:rsidDel="003C0B99">
          <w:rPr>
            <w:rFonts w:ascii="Times New Roman" w:hAnsi="Times New Roman" w:cs="Times New Roman"/>
            <w:lang w:eastAsia="zh-TW"/>
          </w:rPr>
          <w:delText>, which</w:delText>
        </w:r>
      </w:del>
      <w:ins w:id="226" w:author="Microsoft Office User" w:date="2017-08-07T13:07:00Z">
        <w:r w:rsidR="003C0B99">
          <w:rPr>
            <w:rFonts w:ascii="Times New Roman" w:hAnsi="Times New Roman" w:cs="Times New Roman"/>
            <w:lang w:eastAsia="zh-TW"/>
          </w:rPr>
          <w:t>Their tree</w:t>
        </w:r>
      </w:ins>
      <w:r w:rsidR="002D261C">
        <w:rPr>
          <w:rFonts w:ascii="Times New Roman" w:hAnsi="Times New Roman" w:cs="Times New Roman"/>
          <w:lang w:eastAsia="zh-TW"/>
        </w:rPr>
        <w:t xml:space="preserve"> is not available in </w:t>
      </w:r>
      <w:proofErr w:type="spellStart"/>
      <w:r w:rsidR="002D261C">
        <w:rPr>
          <w:rFonts w:ascii="Times New Roman" w:hAnsi="Times New Roman" w:cs="Times New Roman"/>
          <w:lang w:eastAsia="zh-TW"/>
        </w:rPr>
        <w:t>TreeBase</w:t>
      </w:r>
      <w:proofErr w:type="spellEnd"/>
      <w:r w:rsidR="002D261C">
        <w:rPr>
          <w:rFonts w:ascii="Times New Roman" w:hAnsi="Times New Roman" w:cs="Times New Roman"/>
          <w:lang w:eastAsia="zh-TW"/>
        </w:rPr>
        <w:t xml:space="preserve"> or </w:t>
      </w:r>
      <w:proofErr w:type="spellStart"/>
      <w:r w:rsidR="002D261C">
        <w:rPr>
          <w:rFonts w:ascii="Times New Roman" w:hAnsi="Times New Roman" w:cs="Times New Roman"/>
          <w:lang w:eastAsia="zh-TW"/>
        </w:rPr>
        <w:t>OpenTree</w:t>
      </w:r>
      <w:proofErr w:type="spellEnd"/>
      <w:r>
        <w:rPr>
          <w:rFonts w:ascii="Times New Roman" w:hAnsi="Times New Roman" w:cs="Times New Roman"/>
          <w:lang w:eastAsia="zh-TW"/>
        </w:rPr>
        <w:t>,</w:t>
      </w:r>
      <w:ins w:id="227" w:author="Microsoft Office User" w:date="2017-08-07T13:07:00Z">
        <w:r w:rsidR="003C0B99">
          <w:rPr>
            <w:rFonts w:ascii="Times New Roman" w:hAnsi="Times New Roman" w:cs="Times New Roman"/>
            <w:lang w:eastAsia="zh-TW"/>
          </w:rPr>
          <w:t xml:space="preserve"> so to use their topology but estimate branch lengths,</w:t>
        </w:r>
      </w:ins>
      <w:r>
        <w:rPr>
          <w:rFonts w:ascii="Times New Roman" w:hAnsi="Times New Roman" w:cs="Times New Roman"/>
          <w:lang w:eastAsia="zh-TW"/>
        </w:rPr>
        <w:t xml:space="preserve"> we downloaded their </w:t>
      </w:r>
      <w:r w:rsidRPr="00A54453">
        <w:rPr>
          <w:rFonts w:ascii="Times New Roman" w:hAnsi="Times New Roman" w:cs="Times New Roman"/>
          <w:lang w:eastAsia="zh-TW"/>
        </w:rPr>
        <w:t>sequences</w:t>
      </w:r>
      <w:r w:rsidR="00237476">
        <w:rPr>
          <w:rFonts w:ascii="Times New Roman" w:hAnsi="Times New Roman" w:cs="Times New Roman"/>
          <w:lang w:eastAsia="zh-TW"/>
        </w:rPr>
        <w:t xml:space="preserve"> (they used </w:t>
      </w:r>
      <w:r w:rsidR="00237476" w:rsidRPr="00237476">
        <w:rPr>
          <w:rFonts w:ascii="Times New Roman" w:hAnsi="Times New Roman" w:cs="Times New Roman"/>
          <w:lang w:eastAsia="zh-TW"/>
        </w:rPr>
        <w:t>NADH dehydrogenase subunit 2 gene (ND2)</w:t>
      </w:r>
      <w:r w:rsidR="00237476">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sidR="009B5693">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sidR="00736E92">
        <w:rPr>
          <w:rFonts w:ascii="Times New Roman" w:hAnsi="Times New Roman" w:cs="Times New Roman"/>
          <w:lang w:eastAsia="zh-TW"/>
        </w:rPr>
        <w:t xml:space="preserve">. </w:t>
      </w:r>
      <w:r>
        <w:rPr>
          <w:rFonts w:ascii="Times New Roman" w:hAnsi="Times New Roman" w:cs="Times New Roman"/>
          <w:lang w:eastAsia="zh-TW"/>
        </w:rPr>
        <w:t xml:space="preserve">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w:t>
      </w:r>
      <w:r w:rsidR="00251417">
        <w:rPr>
          <w:rFonts w:ascii="Times New Roman" w:hAnsi="Times New Roman" w:cs="Times New Roman"/>
          <w:lang w:eastAsia="zh-TW"/>
        </w:rPr>
        <w:t>.</w:t>
      </w:r>
      <w:r>
        <w:rPr>
          <w:rFonts w:ascii="Times New Roman" w:hAnsi="Times New Roman" w:cs="Times New Roman"/>
          <w:lang w:eastAsia="zh-TW"/>
        </w:rPr>
        <w:t xml:space="preserve"> (2007)’s overall hybrid tree in Mesquite </w:t>
      </w:r>
      <w:r w:rsidR="00736E92" w:rsidRPr="00A54453">
        <w:rPr>
          <w:rFonts w:ascii="Times New Roman" w:hAnsi="Times New Roman" w:cs="Times New Roman"/>
          <w:lang w:eastAsia="zh-TW"/>
        </w:rPr>
        <w:t>(Madd</w:t>
      </w:r>
      <w:r w:rsidR="00736E92">
        <w:rPr>
          <w:rFonts w:ascii="Times New Roman" w:hAnsi="Times New Roman" w:cs="Times New Roman"/>
          <w:lang w:eastAsia="zh-TW"/>
        </w:rPr>
        <w:t xml:space="preserve">ison and Maddison 2011) </w:t>
      </w:r>
      <w:r>
        <w:rPr>
          <w:rFonts w:ascii="Times New Roman" w:hAnsi="Times New Roman" w:cs="Times New Roman"/>
          <w:lang w:eastAsia="zh-TW"/>
        </w:rPr>
        <w:t xml:space="preserve">and used in all subsequent searches. </w:t>
      </w:r>
      <w:r w:rsidR="00F53986">
        <w:rPr>
          <w:rFonts w:ascii="Times New Roman" w:hAnsi="Times New Roman" w:cs="Times New Roman"/>
          <w:lang w:eastAsia="zh-TW"/>
        </w:rPr>
        <w:t xml:space="preserve">A constrained likelihood search was performed in </w:t>
      </w:r>
      <w:proofErr w:type="spellStart"/>
      <w:r w:rsidR="00416F84">
        <w:rPr>
          <w:rFonts w:ascii="Times New Roman" w:hAnsi="Times New Roman" w:cs="Times New Roman"/>
          <w:lang w:eastAsia="zh-TW"/>
        </w:rPr>
        <w:t>RAxML</w:t>
      </w:r>
      <w:proofErr w:type="spellEnd"/>
      <w:r w:rsidR="00416F84">
        <w:rPr>
          <w:rFonts w:ascii="Times New Roman" w:hAnsi="Times New Roman" w:cs="Times New Roman"/>
          <w:lang w:eastAsia="zh-TW"/>
        </w:rPr>
        <w:t xml:space="preserve"> 8.2.9 (</w:t>
      </w:r>
      <w:proofErr w:type="spellStart"/>
      <w:r w:rsidR="00416F84">
        <w:rPr>
          <w:rFonts w:ascii="Times New Roman" w:hAnsi="Times New Roman" w:cs="Times New Roman"/>
          <w:lang w:eastAsia="zh-TW"/>
        </w:rPr>
        <w:t>Stamatakis</w:t>
      </w:r>
      <w:proofErr w:type="spellEnd"/>
      <w:r w:rsidR="00416F84">
        <w:rPr>
          <w:rFonts w:ascii="Times New Roman" w:hAnsi="Times New Roman" w:cs="Times New Roman"/>
          <w:lang w:eastAsia="zh-TW"/>
        </w:rPr>
        <w:t xml:space="preserve"> 2014</w:t>
      </w:r>
      <w:r w:rsidR="00F53986">
        <w:rPr>
          <w:rFonts w:ascii="Times New Roman" w:hAnsi="Times New Roman" w:cs="Times New Roman"/>
          <w:lang w:eastAsia="zh-TW"/>
        </w:rPr>
        <w:t>) using GTRGAMMA and only one partition</w:t>
      </w:r>
      <w:ins w:id="228" w:author="Microsoft Office User" w:date="2017-08-07T13:06:00Z">
        <w:r w:rsidR="000C6C27">
          <w:rPr>
            <w:rFonts w:ascii="Times New Roman" w:hAnsi="Times New Roman" w:cs="Times New Roman"/>
            <w:lang w:eastAsia="zh-TW"/>
          </w:rPr>
          <w:t xml:space="preserve"> (since this is a small dataset with only one gene)</w:t>
        </w:r>
      </w:ins>
      <w:r w:rsidR="00F53986">
        <w:rPr>
          <w:rFonts w:ascii="Times New Roman" w:hAnsi="Times New Roman" w:cs="Times New Roman"/>
          <w:lang w:eastAsia="zh-TW"/>
        </w:rPr>
        <w:t xml:space="preserve">. </w:t>
      </w:r>
      <w:r w:rsidR="003C12D6">
        <w:rPr>
          <w:rFonts w:ascii="Times New Roman" w:hAnsi="Times New Roman" w:cs="Times New Roman"/>
          <w:lang w:eastAsia="zh-TW"/>
        </w:rPr>
        <w:t xml:space="preserve">The </w:t>
      </w:r>
      <w:proofErr w:type="spellStart"/>
      <w:r w:rsidR="003C12D6">
        <w:rPr>
          <w:rFonts w:ascii="Times New Roman" w:hAnsi="Times New Roman" w:cs="Times New Roman"/>
          <w:lang w:eastAsia="zh-TW"/>
        </w:rPr>
        <w:t>phylogram</w:t>
      </w:r>
      <w:proofErr w:type="spellEnd"/>
      <w:r w:rsidR="003C12D6">
        <w:rPr>
          <w:rFonts w:ascii="Times New Roman" w:hAnsi="Times New Roman" w:cs="Times New Roman"/>
          <w:lang w:eastAsia="zh-TW"/>
        </w:rPr>
        <w:t xml:space="preserve"> was converted to a chronogram usi</w:t>
      </w:r>
      <w:r w:rsidR="00416F84">
        <w:rPr>
          <w:rFonts w:ascii="Times New Roman" w:hAnsi="Times New Roman" w:cs="Times New Roman"/>
          <w:lang w:eastAsia="zh-TW"/>
        </w:rPr>
        <w:t xml:space="preserve">ng </w:t>
      </w:r>
      <w:proofErr w:type="spellStart"/>
      <w:r w:rsidR="00416F84">
        <w:rPr>
          <w:rFonts w:ascii="Times New Roman" w:hAnsi="Times New Roman" w:cs="Times New Roman"/>
          <w:lang w:eastAsia="zh-TW"/>
        </w:rPr>
        <w:t>treePL</w:t>
      </w:r>
      <w:proofErr w:type="spellEnd"/>
      <w:r w:rsidR="00416F84">
        <w:rPr>
          <w:rFonts w:ascii="Times New Roman" w:hAnsi="Times New Roman" w:cs="Times New Roman"/>
          <w:lang w:eastAsia="zh-TW"/>
        </w:rPr>
        <w:t xml:space="preserve"> (Smith and O’Meara 2012</w:t>
      </w:r>
      <w:r w:rsidR="003C12D6">
        <w:rPr>
          <w:rFonts w:ascii="Times New Roman" w:hAnsi="Times New Roman" w:cs="Times New Roman"/>
          <w:lang w:eastAsia="zh-TW"/>
        </w:rPr>
        <w:t xml:space="preserve">), with </w:t>
      </w:r>
      <w:r w:rsidR="00206900">
        <w:rPr>
          <w:rFonts w:ascii="Times New Roman" w:hAnsi="Times New Roman" w:cs="Times New Roman"/>
          <w:lang w:eastAsia="zh-TW"/>
        </w:rPr>
        <w:t>a fixed age of 4.19 MY used for the divergence of</w:t>
      </w:r>
      <w:r w:rsidR="003C12D6">
        <w:rPr>
          <w:rFonts w:ascii="Times New Roman" w:hAnsi="Times New Roman" w:cs="Times New Roman"/>
          <w:lang w:eastAsia="zh-TW"/>
        </w:rPr>
        <w:t xml:space="preserve"> </w:t>
      </w:r>
      <w:proofErr w:type="spellStart"/>
      <w:r w:rsidR="003C12D6" w:rsidRPr="003C12D6">
        <w:rPr>
          <w:rFonts w:ascii="Times New Roman" w:hAnsi="Times New Roman" w:cs="Times New Roman"/>
          <w:i/>
          <w:lang w:eastAsia="zh-TW"/>
        </w:rPr>
        <w:t>Lamprologus</w:t>
      </w:r>
      <w:proofErr w:type="spellEnd"/>
      <w:r w:rsidR="003C12D6" w:rsidRPr="003C12D6">
        <w:rPr>
          <w:rFonts w:ascii="Times New Roman" w:hAnsi="Times New Roman" w:cs="Times New Roman"/>
          <w:i/>
          <w:lang w:eastAsia="zh-TW"/>
        </w:rPr>
        <w:t xml:space="preserve"> </w:t>
      </w:r>
      <w:proofErr w:type="spellStart"/>
      <w:r w:rsidR="003C12D6" w:rsidRPr="003C12D6">
        <w:rPr>
          <w:rFonts w:ascii="Times New Roman" w:hAnsi="Times New Roman" w:cs="Times New Roman"/>
          <w:i/>
          <w:lang w:eastAsia="zh-TW"/>
        </w:rPr>
        <w:t>callipterus</w:t>
      </w:r>
      <w:proofErr w:type="spellEnd"/>
      <w:r w:rsidR="003C12D6">
        <w:rPr>
          <w:rFonts w:ascii="Times New Roman" w:hAnsi="Times New Roman" w:cs="Times New Roman"/>
          <w:lang w:eastAsia="zh-TW"/>
        </w:rPr>
        <w:t xml:space="preserve"> and </w:t>
      </w:r>
      <w:proofErr w:type="spellStart"/>
      <w:r w:rsidR="003C12D6" w:rsidRPr="003C12D6">
        <w:rPr>
          <w:rFonts w:ascii="Times New Roman" w:hAnsi="Times New Roman" w:cs="Times New Roman"/>
          <w:i/>
          <w:lang w:eastAsia="zh-TW"/>
        </w:rPr>
        <w:t>Neolamprologus</w:t>
      </w:r>
      <w:proofErr w:type="spellEnd"/>
      <w:r w:rsidR="003C12D6">
        <w:rPr>
          <w:rFonts w:ascii="Times New Roman" w:hAnsi="Times New Roman" w:cs="Times New Roman"/>
          <w:i/>
          <w:lang w:eastAsia="zh-TW"/>
        </w:rPr>
        <w:t xml:space="preserve"> </w:t>
      </w:r>
      <w:proofErr w:type="spellStart"/>
      <w:r w:rsidR="003C12D6" w:rsidRPr="003C12D6">
        <w:rPr>
          <w:rFonts w:ascii="Times New Roman" w:hAnsi="Times New Roman" w:cs="Times New Roman"/>
          <w:i/>
          <w:lang w:eastAsia="zh-TW"/>
        </w:rPr>
        <w:t>calliurus</w:t>
      </w:r>
      <w:proofErr w:type="spellEnd"/>
      <w:r w:rsidR="003C12D6">
        <w:rPr>
          <w:rFonts w:ascii="Times New Roman" w:hAnsi="Times New Roman" w:cs="Times New Roman"/>
          <w:lang w:eastAsia="zh-TW"/>
        </w:rPr>
        <w:t xml:space="preserve"> </w:t>
      </w:r>
      <w:r w:rsidR="00206900">
        <w:rPr>
          <w:rFonts w:ascii="Times New Roman" w:hAnsi="Times New Roman" w:cs="Times New Roman"/>
          <w:lang w:eastAsia="zh-TW"/>
        </w:rPr>
        <w:t xml:space="preserve">based on the midpoint for the range </w:t>
      </w:r>
      <w:r w:rsidR="00206900">
        <w:rPr>
          <w:rFonts w:ascii="Times New Roman" w:hAnsi="Times New Roman" w:cs="Times New Roman"/>
          <w:lang w:eastAsia="zh-TW"/>
        </w:rPr>
        <w:lastRenderedPageBreak/>
        <w:t xml:space="preserve">of this divergence given in </w:t>
      </w:r>
      <w:proofErr w:type="spellStart"/>
      <w:r w:rsidR="00206900" w:rsidRPr="00A54453">
        <w:rPr>
          <w:rFonts w:ascii="Times New Roman" w:eastAsia="標楷體" w:hAnsi="Times New Roman" w:cs="Times New Roman"/>
          <w:lang w:eastAsia="zh-TW"/>
        </w:rPr>
        <w:t>Kobm</w:t>
      </w:r>
      <w:r w:rsidR="00206900" w:rsidRPr="00A54453">
        <w:rPr>
          <w:rFonts w:ascii="Times New Roman" w:hAnsi="Times New Roman" w:cs="Times New Roman"/>
        </w:rPr>
        <w:t>üller</w:t>
      </w:r>
      <w:proofErr w:type="spellEnd"/>
      <w:r w:rsidR="00206900">
        <w:rPr>
          <w:rFonts w:ascii="Times New Roman" w:hAnsi="Times New Roman" w:cs="Times New Roman"/>
          <w:lang w:eastAsia="zh-TW"/>
        </w:rPr>
        <w:t xml:space="preserve"> et al. (2007). </w:t>
      </w:r>
      <w:r w:rsidR="00AA5770">
        <w:rPr>
          <w:rFonts w:ascii="Times New Roman" w:hAnsi="Times New Roman" w:cs="Times New Roman"/>
          <w:lang w:eastAsia="zh-TW"/>
        </w:rPr>
        <w:t xml:space="preserve">Note that due to an apparent numerical issue in </w:t>
      </w:r>
      <w:proofErr w:type="spellStart"/>
      <w:r w:rsidR="00AA5770">
        <w:rPr>
          <w:rFonts w:ascii="Times New Roman" w:hAnsi="Times New Roman" w:cs="Times New Roman"/>
          <w:lang w:eastAsia="zh-TW"/>
        </w:rPr>
        <w:t>treePL</w:t>
      </w:r>
      <w:proofErr w:type="spellEnd"/>
      <w:r w:rsidR="00AA5770">
        <w:rPr>
          <w:rFonts w:ascii="Times New Roman" w:hAnsi="Times New Roman" w:cs="Times New Roman"/>
          <w:lang w:eastAsia="zh-TW"/>
        </w:rPr>
        <w:t xml:space="preserve">, we used a fixed age of 419 and then rescaled the tree within R. </w:t>
      </w:r>
      <w:r w:rsidR="00206900">
        <w:rPr>
          <w:rFonts w:ascii="Times New Roman" w:hAnsi="Times New Roman" w:cs="Times New Roman"/>
          <w:lang w:eastAsia="zh-TW"/>
        </w:rPr>
        <w:t xml:space="preserve">The point of this tree inference was to recover the tree and inferred network of </w:t>
      </w:r>
      <w:proofErr w:type="spellStart"/>
      <w:r w:rsidR="00206900" w:rsidRPr="00A54453">
        <w:rPr>
          <w:rFonts w:ascii="Times New Roman" w:eastAsia="標楷體" w:hAnsi="Times New Roman" w:cs="Times New Roman"/>
          <w:lang w:eastAsia="zh-TW"/>
        </w:rPr>
        <w:t>Kobm</w:t>
      </w:r>
      <w:r w:rsidR="00206900" w:rsidRPr="00A54453">
        <w:rPr>
          <w:rFonts w:ascii="Times New Roman" w:hAnsi="Times New Roman" w:cs="Times New Roman"/>
        </w:rPr>
        <w:t>üller</w:t>
      </w:r>
      <w:proofErr w:type="spellEnd"/>
      <w:r w:rsidR="00206900">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sidR="00206900">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(Boettiger et al. 2012). </w:t>
      </w:r>
      <w:r w:rsidR="008014D4">
        <w:rPr>
          <w:rFonts w:ascii="Times New Roman" w:hAnsi="Times New Roman" w:cs="Times New Roman"/>
          <w:lang w:eastAsia="zh-TW"/>
        </w:rPr>
        <w:t xml:space="preserve">Taxa </w:t>
      </w:r>
      <w:r w:rsidR="0093720D">
        <w:rPr>
          <w:rFonts w:ascii="Times New Roman" w:hAnsi="Times New Roman" w:cs="Times New Roman"/>
          <w:lang w:eastAsia="zh-TW"/>
        </w:rPr>
        <w:t>absent</w:t>
      </w:r>
      <w:r w:rsidR="008014D4">
        <w:rPr>
          <w:rFonts w:ascii="Times New Roman" w:hAnsi="Times New Roman" w:cs="Times New Roman"/>
          <w:lang w:eastAsia="zh-TW"/>
        </w:rPr>
        <w:t xml:space="preserve"> from the tree or with missing trait data were removed us</w:t>
      </w:r>
      <w:r w:rsidR="00416F84">
        <w:rPr>
          <w:rFonts w:ascii="Times New Roman" w:hAnsi="Times New Roman" w:cs="Times New Roman"/>
          <w:lang w:eastAsia="zh-TW"/>
        </w:rPr>
        <w:t xml:space="preserve">ing </w:t>
      </w:r>
      <w:r w:rsidR="00416F84" w:rsidRPr="00B62638">
        <w:rPr>
          <w:rFonts w:ascii="Times New Roman" w:hAnsi="Times New Roman" w:cs="Times New Roman"/>
          <w:i/>
          <w:lang w:eastAsia="zh-TW"/>
          <w:rPrChange w:id="229" w:author="Microsoft Office 使用者" w:date="2017-08-22T21:57:00Z">
            <w:rPr>
              <w:rFonts w:ascii="Times New Roman" w:hAnsi="Times New Roman" w:cs="Times New Roman"/>
              <w:lang w:eastAsia="zh-TW"/>
            </w:rPr>
          </w:rPrChange>
        </w:rPr>
        <w:t>Geiger</w:t>
      </w:r>
      <w:r w:rsidR="00416F84">
        <w:rPr>
          <w:rFonts w:ascii="Times New Roman" w:hAnsi="Times New Roman" w:cs="Times New Roman"/>
          <w:lang w:eastAsia="zh-TW"/>
        </w:rPr>
        <w:t xml:space="preserve"> (Harmon et al. 2008</w:t>
      </w:r>
      <w:r w:rsidR="008014D4">
        <w:rPr>
          <w:rFonts w:ascii="Times New Roman" w:hAnsi="Times New Roman" w:cs="Times New Roman"/>
          <w:lang w:eastAsia="zh-TW"/>
        </w:rPr>
        <w:t xml:space="preserve">). </w:t>
      </w:r>
    </w:p>
    <w:p w14:paraId="14F6B005" w14:textId="77777777" w:rsidR="001A0545" w:rsidRDefault="001A0545" w:rsidP="004B5866">
      <w:pPr>
        <w:spacing w:line="480" w:lineRule="auto"/>
        <w:ind w:right="397"/>
        <w:rPr>
          <w:ins w:id="230" w:author="Microsoft Office User" w:date="2017-08-07T15:15:00Z"/>
          <w:rFonts w:ascii="Times New Roman" w:hAnsi="Times New Roman" w:cs="Times New Roman"/>
          <w:lang w:eastAsia="zh-TW"/>
        </w:rPr>
      </w:pPr>
    </w:p>
    <w:p w14:paraId="20AF1EFE" w14:textId="67F85F65" w:rsidR="001A0545" w:rsidRPr="001A0545" w:rsidRDefault="001A0545" w:rsidP="004B5866">
      <w:pPr>
        <w:spacing w:line="480" w:lineRule="auto"/>
        <w:ind w:right="397"/>
        <w:rPr>
          <w:rFonts w:ascii="Times New Roman" w:hAnsi="Times New Roman" w:cs="Times New Roman"/>
          <w:lang w:eastAsia="zh-TW"/>
        </w:rPr>
      </w:pPr>
      <w:ins w:id="231" w:author="Microsoft Office User" w:date="2017-08-07T15:15:00Z">
        <w:r>
          <w:rPr>
            <w:rFonts w:ascii="Times New Roman" w:hAnsi="Times New Roman" w:cs="Times New Roman"/>
            <w:lang w:eastAsia="zh-TW"/>
          </w:rPr>
          <w:t xml:space="preserve">While </w:t>
        </w:r>
        <w:r w:rsidR="00383F0E">
          <w:rPr>
            <w:rFonts w:ascii="Times New Roman" w:hAnsi="Times New Roman" w:cs="Times New Roman"/>
            <w:lang w:eastAsia="zh-TW"/>
          </w:rPr>
          <w:t>our method can</w:t>
        </w:r>
      </w:ins>
      <w:ins w:id="232" w:author="Microsoft Office User" w:date="2017-08-22T09:51:00Z">
        <w:r w:rsidR="00AB1C6E">
          <w:rPr>
            <w:rFonts w:ascii="Times New Roman" w:hAnsi="Times New Roman" w:cs="Times New Roman"/>
            <w:lang w:eastAsia="zh-TW"/>
          </w:rPr>
          <w:t>, in theory,</w:t>
        </w:r>
      </w:ins>
      <w:ins w:id="233" w:author="Microsoft Office User" w:date="2017-08-07T15:15:00Z">
        <w:r w:rsidR="00383F0E">
          <w:rPr>
            <w:rFonts w:ascii="Times New Roman" w:hAnsi="Times New Roman" w:cs="Times New Roman"/>
            <w:lang w:eastAsia="zh-TW"/>
          </w:rPr>
          <w:t xml:space="preserve"> estimate measurement error, in practice </w:t>
        </w:r>
      </w:ins>
      <w:ins w:id="234" w:author="Microsoft Office User" w:date="2017-08-07T15:16:00Z">
        <w:r w:rsidR="00383F0E">
          <w:rPr>
            <w:rFonts w:ascii="Times New Roman" w:hAnsi="Times New Roman" w:cs="Times New Roman"/>
            <w:lang w:eastAsia="zh-TW"/>
          </w:rPr>
          <w:t xml:space="preserve">most good empiricists will have estimated this in the course of their study. </w:t>
        </w:r>
        <w:proofErr w:type="spellStart"/>
        <w:r w:rsidR="00383F0E">
          <w:rPr>
            <w:rFonts w:ascii="Times New Roman" w:hAnsi="Times New Roman" w:cs="Times New Roman"/>
            <w:lang w:eastAsia="zh-TW"/>
          </w:rPr>
          <w:t>Fishbase</w:t>
        </w:r>
        <w:proofErr w:type="spellEnd"/>
        <w:r w:rsidR="00383F0E">
          <w:rPr>
            <w:rFonts w:ascii="Times New Roman" w:hAnsi="Times New Roman" w:cs="Times New Roman"/>
            <w:lang w:eastAsia="zh-TW"/>
          </w:rPr>
          <w:t xml:space="preserve"> does not typically have a way to get estimates of</w:t>
        </w:r>
      </w:ins>
      <w:ins w:id="235" w:author="Microsoft Office User" w:date="2017-08-07T15:17:00Z">
        <w:r w:rsidR="00383F0E">
          <w:rPr>
            <w:rFonts w:ascii="Times New Roman" w:hAnsi="Times New Roman" w:cs="Times New Roman"/>
            <w:lang w:eastAsia="zh-TW"/>
          </w:rPr>
          <w:t xml:space="preserve"> uncertainty in maximum</w:t>
        </w:r>
      </w:ins>
      <w:ins w:id="236" w:author="Microsoft Office User" w:date="2017-08-07T15:16:00Z">
        <w:r w:rsidR="00383F0E">
          <w:rPr>
            <w:rFonts w:ascii="Times New Roman" w:hAnsi="Times New Roman" w:cs="Times New Roman"/>
            <w:lang w:eastAsia="zh-TW"/>
          </w:rPr>
          <w:t xml:space="preserve"> length</w:t>
        </w:r>
      </w:ins>
      <w:ins w:id="237" w:author="Microsoft Office User" w:date="2017-08-07T15:17:00Z">
        <w:r w:rsidR="00383F0E">
          <w:rPr>
            <w:rFonts w:ascii="Times New Roman" w:hAnsi="Times New Roman" w:cs="Times New Roman"/>
            <w:lang w:eastAsia="zh-TW"/>
          </w:rPr>
          <w:t xml:space="preserve">. Instead, we approximated this by using observed ranges from </w:t>
        </w:r>
      </w:ins>
      <w:ins w:id="238" w:author="Microsoft Office User" w:date="2017-08-07T15:21:00Z">
        <w:r w:rsidR="000E6BA5">
          <w:rPr>
            <w:rFonts w:ascii="Times New Roman" w:hAnsi="Times New Roman" w:cs="Times New Roman"/>
            <w:lang w:eastAsia="zh-TW"/>
          </w:rPr>
          <w:t xml:space="preserve">the </w:t>
        </w:r>
        <w:commentRangeStart w:id="239"/>
        <w:r w:rsidR="000E6BA5">
          <w:rPr>
            <w:rFonts w:ascii="Times New Roman" w:hAnsi="Times New Roman" w:cs="Times New Roman"/>
            <w:lang w:eastAsia="zh-TW"/>
          </w:rPr>
          <w:t>U. of Michigan Museum of Zoology fish collection</w:t>
        </w:r>
      </w:ins>
      <w:commentRangeEnd w:id="239"/>
      <w:r w:rsidR="00F46297">
        <w:rPr>
          <w:rStyle w:val="CommentReference"/>
        </w:rPr>
        <w:commentReference w:id="239"/>
      </w:r>
      <w:ins w:id="240" w:author="Microsoft Office User" w:date="2017-08-07T15:21:00Z">
        <w:r w:rsidR="000E6BA5">
          <w:rPr>
            <w:rFonts w:ascii="Times New Roman" w:hAnsi="Times New Roman" w:cs="Times New Roman"/>
            <w:lang w:eastAsia="zh-TW"/>
          </w:rPr>
          <w:t xml:space="preserve">. We downloaded all specimen information for all genera in our study, extracted the range of standard lengths, used </w:t>
        </w:r>
      </w:ins>
      <w:ins w:id="241" w:author="Microsoft Office User" w:date="2017-08-22T09:51:00Z">
        <w:r w:rsidR="00AB1C6E">
          <w:rPr>
            <w:rFonts w:ascii="Times New Roman" w:hAnsi="Times New Roman" w:cs="Times New Roman"/>
            <w:lang w:eastAsia="zh-TW"/>
          </w:rPr>
          <w:t xml:space="preserve">the </w:t>
        </w:r>
      </w:ins>
      <w:ins w:id="242" w:author="Microsoft Office User" w:date="2017-08-07T15:21:00Z">
        <w:r w:rsidR="000E6BA5">
          <w:rPr>
            <w:rFonts w:ascii="Times New Roman" w:hAnsi="Times New Roman" w:cs="Times New Roman"/>
            <w:lang w:eastAsia="zh-TW"/>
          </w:rPr>
          <w:t xml:space="preserve">square root of the range divided by two as an estimate </w:t>
        </w:r>
      </w:ins>
      <w:ins w:id="243" w:author="Microsoft Office User" w:date="2017-08-07T15:22:00Z">
        <w:r w:rsidR="000E6BA5">
          <w:rPr>
            <w:rFonts w:ascii="Times New Roman" w:hAnsi="Times New Roman" w:cs="Times New Roman"/>
            <w:lang w:eastAsia="zh-TW"/>
          </w:rPr>
          <w:t xml:space="preserve">of the standard error, after first excluding records where the minimum was less than half the maximum (which could indicate juveniles included (S. Borstein, pers. </w:t>
        </w:r>
      </w:ins>
      <w:proofErr w:type="spellStart"/>
      <w:ins w:id="244" w:author="Microsoft Office User" w:date="2017-08-07T15:23:00Z">
        <w:r w:rsidR="000E6BA5">
          <w:rPr>
            <w:rFonts w:ascii="Times New Roman" w:hAnsi="Times New Roman" w:cs="Times New Roman"/>
            <w:lang w:eastAsia="zh-TW"/>
          </w:rPr>
          <w:t>comm</w:t>
        </w:r>
      </w:ins>
      <w:proofErr w:type="spellEnd"/>
      <w:ins w:id="245" w:author="Microsoft Office User" w:date="2017-08-07T15:22:00Z">
        <w:r w:rsidR="000E6BA5">
          <w:rPr>
            <w:rFonts w:ascii="Times New Roman" w:hAnsi="Times New Roman" w:cs="Times New Roman"/>
            <w:lang w:eastAsia="zh-TW"/>
          </w:rPr>
          <w:t>)</w:t>
        </w:r>
      </w:ins>
      <w:ins w:id="246" w:author="Microsoft Office User" w:date="2017-08-07T15:23:00Z">
        <w:r w:rsidR="000E6BA5">
          <w:rPr>
            <w:rFonts w:ascii="Times New Roman" w:hAnsi="Times New Roman" w:cs="Times New Roman"/>
            <w:lang w:eastAsia="zh-TW"/>
          </w:rPr>
          <w:t xml:space="preserve">) and where there was only one observation. We then did a linear regression between this estimate and log of the standard length. This regression was used to predict the standard error for the total length measurements in </w:t>
        </w:r>
        <w:proofErr w:type="spellStart"/>
        <w:r w:rsidR="000E6BA5">
          <w:rPr>
            <w:rFonts w:ascii="Times New Roman" w:hAnsi="Times New Roman" w:cs="Times New Roman"/>
            <w:lang w:eastAsia="zh-TW"/>
          </w:rPr>
          <w:t>fishbase</w:t>
        </w:r>
        <w:proofErr w:type="spellEnd"/>
        <w:r w:rsidR="000E6BA5">
          <w:rPr>
            <w:rFonts w:ascii="Times New Roman" w:hAnsi="Times New Roman" w:cs="Times New Roman"/>
            <w:lang w:eastAsia="zh-TW"/>
          </w:rPr>
          <w:t xml:space="preserve">. </w:t>
        </w:r>
      </w:ins>
      <w:ins w:id="247" w:author="Microsoft Office User" w:date="2017-08-07T15:24:00Z">
        <w:r w:rsidR="009F3025">
          <w:rPr>
            <w:rFonts w:ascii="Times New Roman" w:hAnsi="Times New Roman" w:cs="Times New Roman"/>
            <w:lang w:eastAsia="zh-TW"/>
          </w:rPr>
          <w:t xml:space="preserve">This is only an approximation, </w:t>
        </w:r>
      </w:ins>
      <w:ins w:id="248" w:author="Microsoft Office User" w:date="2017-08-07T15:25:00Z">
        <w:r w:rsidR="009F3025">
          <w:rPr>
            <w:rFonts w:ascii="Times New Roman" w:hAnsi="Times New Roman" w:cs="Times New Roman"/>
            <w:lang w:eastAsia="zh-TW"/>
          </w:rPr>
          <w:t xml:space="preserve">but the resulting standard errors seem </w:t>
        </w:r>
        <w:r w:rsidR="001A02C1">
          <w:rPr>
            <w:rFonts w:ascii="Times New Roman" w:hAnsi="Times New Roman" w:cs="Times New Roman"/>
            <w:lang w:eastAsia="zh-TW"/>
          </w:rPr>
          <w:t xml:space="preserve">biologically </w:t>
        </w:r>
        <w:r w:rsidR="009F3025">
          <w:rPr>
            <w:rFonts w:ascii="Times New Roman" w:hAnsi="Times New Roman" w:cs="Times New Roman"/>
            <w:lang w:eastAsia="zh-TW"/>
          </w:rPr>
          <w:t>reasonable at typically 10% of the log-transformed measurement.</w:t>
        </w:r>
      </w:ins>
    </w:p>
    <w:p w14:paraId="45F445C1" w14:textId="77777777" w:rsidR="004B5866" w:rsidRPr="00A54453" w:rsidRDefault="004B5866" w:rsidP="004B5866">
      <w:pPr>
        <w:spacing w:line="480" w:lineRule="auto"/>
        <w:ind w:right="397"/>
        <w:rPr>
          <w:rFonts w:ascii="Times New Roman" w:hAnsi="Times New Roman" w:cs="Times New Roman"/>
          <w:lang w:eastAsia="zh-TW"/>
        </w:rPr>
      </w:pPr>
    </w:p>
    <w:p w14:paraId="4724D29B" w14:textId="34F54868" w:rsidR="004B5866" w:rsidRPr="004F299D" w:rsidRDefault="004B5866" w:rsidP="004B5866">
      <w:pPr>
        <w:spacing w:line="480" w:lineRule="auto"/>
        <w:ind w:right="397"/>
        <w:rPr>
          <w:rFonts w:ascii="Times New Roman" w:hAnsi="Times New Roman" w:cs="Times New Roman"/>
          <w:lang w:eastAsia="zh-TW"/>
        </w:rPr>
      </w:pPr>
      <w:commentRangeStart w:id="249"/>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lastRenderedPageBreak/>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del w:id="250" w:author="Microsoft Office User" w:date="2017-08-07T15:45:00Z">
        <w:r w:rsidDel="001014E6">
          <w:rPr>
            <w:rFonts w:ascii="Times New Roman" w:hAnsi="Times New Roman" w:cs="Times New Roman"/>
            <w:lang w:eastAsia="zh-TW"/>
          </w:rPr>
          <w:delText xml:space="preserve">extinct </w:delText>
        </w:r>
      </w:del>
      <w:proofErr w:type="spellStart"/>
      <w:ins w:id="251" w:author="Microsoft Office User" w:date="2017-08-07T15:45:00Z">
        <w:r w:rsidR="001014E6">
          <w:rPr>
            <w:rFonts w:ascii="Times New Roman" w:hAnsi="Times New Roman" w:cs="Times New Roman"/>
            <w:lang w:eastAsia="zh-TW"/>
          </w:rPr>
          <w:t>unsampled</w:t>
        </w:r>
        <w:proofErr w:type="spellEnd"/>
        <w:r w:rsidR="001014E6">
          <w:rPr>
            <w:rFonts w:ascii="Times New Roman" w:hAnsi="Times New Roman" w:cs="Times New Roman"/>
            <w:lang w:eastAsia="zh-TW"/>
          </w:rPr>
          <w:t xml:space="preserve"> (perhaps extinct, though not necessarily) </w:t>
        </w:r>
      </w:ins>
      <w:r>
        <w:rPr>
          <w:rFonts w:ascii="Times New Roman" w:hAnsi="Times New Roman" w:cs="Times New Roman"/>
          <w:lang w:eastAsia="zh-TW"/>
        </w:rPr>
        <w:t xml:space="preserve">lineages. </w:t>
      </w:r>
      <w:commentRangeEnd w:id="249"/>
      <w:r>
        <w:rPr>
          <w:rStyle w:val="CommentReference"/>
        </w:rPr>
        <w:commentReference w:id="249"/>
      </w:r>
      <w:r>
        <w:rPr>
          <w:rFonts w:ascii="Times New Roman" w:hAnsi="Times New Roman" w:cs="Times New Roman"/>
          <w:lang w:eastAsia="zh-TW"/>
        </w:rPr>
        <w:t>As in Fig. 1,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6AB067D0" w14:textId="77777777" w:rsidR="004B5866" w:rsidRPr="00A54453" w:rsidRDefault="004B5866" w:rsidP="004B5866">
      <w:pPr>
        <w:spacing w:line="480" w:lineRule="auto"/>
        <w:ind w:right="396"/>
        <w:rPr>
          <w:rFonts w:ascii="Times New Roman" w:hAnsi="Times New Roman" w:cs="Times New Roman"/>
          <w:lang w:eastAsia="zh-TW"/>
        </w:rPr>
      </w:pPr>
    </w:p>
    <w:p w14:paraId="0C8B78CC" w14:textId="77777777" w:rsidR="004B5866" w:rsidRDefault="004B5866" w:rsidP="004B5866">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5DA5E29B" w14:textId="77777777" w:rsidR="004B5866" w:rsidRDefault="004B5866" w:rsidP="004B5866">
      <w:pPr>
        <w:spacing w:line="480" w:lineRule="auto"/>
        <w:ind w:right="396"/>
        <w:rPr>
          <w:rFonts w:ascii="Times New Roman" w:eastAsia="標楷體" w:hAnsi="Times New Roman" w:cs="Times New Roman"/>
          <w:lang w:eastAsia="zh-TW"/>
        </w:rPr>
      </w:pPr>
    </w:p>
    <w:p w14:paraId="3FF32C80" w14:textId="799B3C75" w:rsidR="004B5866" w:rsidRPr="00A54453" w:rsidRDefault="004B5866" w:rsidP="004B5866">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w:t>
      </w:r>
      <w:ins w:id="252" w:author="Microsoft Office User" w:date="2017-08-07T13:09:00Z">
        <w:r w:rsidR="003C0B99">
          <w:rPr>
            <w:rFonts w:ascii="Times New Roman" w:eastAsia="標楷體" w:hAnsi="Times New Roman" w:cs="Times New Roman"/>
            <w:lang w:eastAsia="zh-TW"/>
          </w:rPr>
          <w:t>, again with the goal of replicating the original study tree</w:t>
        </w:r>
      </w:ins>
      <w:r>
        <w:rPr>
          <w:rFonts w:ascii="Times New Roman" w:eastAsia="標楷體" w:hAnsi="Times New Roman" w:cs="Times New Roman"/>
          <w:lang w:eastAsia="zh-TW"/>
        </w:rPr>
        <w:t xml:space="preserv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del w:id="253" w:author="Microsoft Office User" w:date="2017-08-07T15:45:00Z">
        <w:r w:rsidDel="00CC55B1">
          <w:rPr>
            <w:rFonts w:ascii="Times New Roman" w:eastAsia="標楷體" w:hAnsi="Times New Roman" w:cs="Times New Roman"/>
            <w:lang w:eastAsia="zh-TW"/>
          </w:rPr>
          <w:delText xml:space="preserve">extinct </w:delText>
        </w:r>
      </w:del>
      <w:proofErr w:type="spellStart"/>
      <w:ins w:id="254" w:author="Microsoft Office User" w:date="2017-08-07T15:45:00Z">
        <w:r w:rsidR="00CC55B1">
          <w:rPr>
            <w:rFonts w:ascii="Times New Roman" w:eastAsia="標楷體" w:hAnsi="Times New Roman" w:cs="Times New Roman"/>
            <w:lang w:eastAsia="zh-TW"/>
          </w:rPr>
          <w:t>unsampled</w:t>
        </w:r>
        <w:proofErr w:type="spellEnd"/>
        <w:r w:rsidR="00CC55B1">
          <w:rPr>
            <w:rFonts w:ascii="Times New Roman" w:eastAsia="標楷體" w:hAnsi="Times New Roman" w:cs="Times New Roman"/>
            <w:lang w:eastAsia="zh-TW"/>
          </w:rPr>
          <w:t xml:space="preserve"> </w:t>
        </w:r>
      </w:ins>
      <w:r>
        <w:rPr>
          <w:rFonts w:ascii="Times New Roman" w:eastAsia="標楷體" w:hAnsi="Times New Roman" w:cs="Times New Roman"/>
          <w:lang w:eastAsia="zh-TW"/>
        </w:rPr>
        <w:t xml:space="preserve">intermediate hybrid parents) and to occur at the origin of the hybrid taxon. The </w:t>
      </w:r>
      <w:commentRangeStart w:id="255"/>
      <w:r>
        <w:rPr>
          <w:rFonts w:ascii="Times New Roman" w:eastAsia="標楷體" w:hAnsi="Times New Roman" w:cs="Times New Roman"/>
          <w:lang w:eastAsia="zh-TW"/>
        </w:rPr>
        <w:t>relative seedling growth</w:t>
      </w:r>
      <w:commentRangeEnd w:id="255"/>
      <w:r>
        <w:rPr>
          <w:rStyle w:val="CommentReference"/>
        </w:rPr>
        <w:commentReference w:id="255"/>
      </w:r>
      <w:r>
        <w:rPr>
          <w:rFonts w:ascii="Times New Roman" w:eastAsia="標楷體" w:hAnsi="Times New Roman" w:cs="Times New Roman"/>
          <w:lang w:eastAsia="zh-TW"/>
        </w:rPr>
        <w:t xml:space="preserve">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256"/>
      <w:r>
        <w:rPr>
          <w:rFonts w:ascii="Times New Roman" w:eastAsia="標楷體" w:hAnsi="Times New Roman" w:cs="Times New Roman"/>
          <w:lang w:eastAsia="zh-TW"/>
        </w:rPr>
        <w:t xml:space="preserve"> </w:t>
      </w:r>
      <w:r>
        <w:rPr>
          <w:rFonts w:ascii="Times New Roman" w:eastAsia="標楷體" w:hAnsi="Times New Roman" w:cs="Times New Roman"/>
          <w:lang w:eastAsia="zh-TW"/>
        </w:rPr>
        <w:lastRenderedPageBreak/>
        <w:t>The evolutionary relationships for cichlid (Fig. 2 left panel) and tobacco (Fig. 2 right panel), respectively, are shown by the evolutionary tree with the relevant gene flow.</w:t>
      </w:r>
      <w:commentRangeEnd w:id="256"/>
      <w:r>
        <w:rPr>
          <w:rStyle w:val="CommentReference"/>
        </w:rPr>
        <w:commentReference w:id="256"/>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w:t>
      </w:r>
      <w:ins w:id="257" w:author="Microsoft Office User" w:date="2017-08-22T09:53:00Z">
        <w:r w:rsidR="00AB1C6E">
          <w:rPr>
            <w:rFonts w:ascii="Times New Roman" w:eastAsia="標楷體" w:hAnsi="Times New Roman" w:cs="Times New Roman"/>
            <w:lang w:eastAsia="zh-TW"/>
          </w:rPr>
          <w:t>s</w:t>
        </w:r>
      </w:ins>
      <w:del w:id="258" w:author="Microsoft Office User" w:date="2017-08-22T09:53:00Z">
        <w:r w:rsidDel="00AB1C6E">
          <w:rPr>
            <w:rFonts w:ascii="Times New Roman" w:eastAsia="標楷體" w:hAnsi="Times New Roman" w:cs="Times New Roman"/>
            <w:lang w:eastAsia="zh-TW"/>
          </w:rPr>
          <w:delText>S</w:delText>
        </w:r>
      </w:del>
      <w:r>
        <w:rPr>
          <w:rFonts w:ascii="Times New Roman" w:eastAsia="標楷體" w:hAnsi="Times New Roman" w:cs="Times New Roman"/>
          <w:lang w:eastAsia="zh-TW"/>
        </w:rPr>
        <w:t xml:space="preserve">upplemental material. </w:t>
      </w:r>
    </w:p>
    <w:p w14:paraId="6EFEFC52" w14:textId="77777777" w:rsidR="004B5866" w:rsidRPr="000F10B4" w:rsidRDefault="004B5866" w:rsidP="004B5866">
      <w:pPr>
        <w:spacing w:line="480" w:lineRule="auto"/>
        <w:ind w:right="396"/>
        <w:rPr>
          <w:rFonts w:ascii="Times New Roman" w:eastAsia="標楷體" w:hAnsi="Times New Roman" w:cs="Times New Roman"/>
          <w:lang w:eastAsia="zh-TW"/>
        </w:rPr>
      </w:pPr>
    </w:p>
    <w:p w14:paraId="4722BD1D" w14:textId="39D30A4B" w:rsidR="004B5866" w:rsidRPr="00A54453" w:rsidRDefault="004B5866" w:rsidP="004B5866">
      <w:pPr>
        <w:spacing w:line="480" w:lineRule="auto"/>
        <w:ind w:right="396"/>
        <w:rPr>
          <w:rFonts w:ascii="Times New Roman" w:eastAsia="標楷體" w:hAnsi="Times New Roman" w:cs="Times New Roman"/>
          <w:lang w:eastAsia="zh-TW"/>
        </w:rPr>
      </w:pPr>
      <w:del w:id="259" w:author="Microsoft Office User" w:date="2017-08-22T10:14:00Z">
        <w:r w:rsidDel="00697731">
          <w:rPr>
            <w:rFonts w:ascii="Times New Roman" w:eastAsia="標楷體" w:hAnsi="Times New Roman" w:cs="Times New Roman"/>
            <w:noProof/>
            <w:lang w:eastAsia="en-US"/>
            <w:rPrChange w:id="260" w:author="Unknown">
              <w:rPr>
                <w:noProof/>
                <w:lang w:eastAsia="en-US"/>
              </w:rPr>
            </w:rPrChange>
          </w:rPr>
          <w:drawing>
            <wp:inline distT="0" distB="0" distL="0" distR="0" wp14:anchorId="7E9F6FB1" wp14:editId="15FDD96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Network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61" w:author="Microsoft Office User" w:date="2017-08-22T10:14:00Z">
        <w:r w:rsidR="00F85C8A">
          <w:rPr>
            <w:rFonts w:ascii="Times New Roman" w:eastAsia="標楷體" w:hAnsi="Times New Roman" w:cs="Times New Roman"/>
            <w:noProof/>
            <w:lang w:eastAsia="en-US"/>
            <w:rPrChange w:id="262" w:author="Unknown">
              <w:rPr>
                <w:noProof/>
                <w:lang w:eastAsia="en-US"/>
              </w:rPr>
            </w:rPrChange>
          </w:rPr>
          <w:drawing>
            <wp:inline distT="0" distB="0" distL="0" distR="0" wp14:anchorId="703EB363" wp14:editId="227FF95D">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1ABDEDF6" w14:textId="77777777" w:rsidR="004B5866" w:rsidRPr="00A54453" w:rsidRDefault="004B5866" w:rsidP="004B5866">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035EA37A" w14:textId="77777777" w:rsidR="004B5866" w:rsidRPr="00A54453" w:rsidRDefault="004B5866" w:rsidP="004B5866">
      <w:pPr>
        <w:spacing w:line="480" w:lineRule="auto"/>
        <w:ind w:right="396"/>
        <w:rPr>
          <w:rFonts w:ascii="Times New Roman" w:eastAsia="標楷體" w:hAnsi="Times New Roman" w:cs="Times New Roman"/>
          <w:lang w:eastAsia="zh-TW"/>
        </w:rPr>
      </w:pPr>
    </w:p>
    <w:p w14:paraId="60B24022" w14:textId="77777777" w:rsidR="004B5866" w:rsidRDefault="004B5866" w:rsidP="004B5866">
      <w:pPr>
        <w:spacing w:line="480" w:lineRule="auto"/>
        <w:ind w:right="397"/>
        <w:rPr>
          <w:rFonts w:ascii="Times New Roman" w:eastAsia="標楷體" w:hAnsi="Times New Roman" w:cs="Times New Roman"/>
          <w:i/>
          <w:lang w:eastAsia="zh-TW"/>
        </w:rPr>
      </w:pPr>
    </w:p>
    <w:p w14:paraId="315336C3" w14:textId="77777777" w:rsidR="004B5866" w:rsidRPr="00A54453" w:rsidRDefault="004B5866" w:rsidP="004B5866">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6068AB95" w14:textId="77777777" w:rsidR="004B5866" w:rsidRPr="00A54453" w:rsidRDefault="004B5866" w:rsidP="004B5866">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68A2EFAE" w14:textId="1A6EB261" w:rsidR="009F257E" w:rsidRPr="009F257E" w:rsidRDefault="004B5866" w:rsidP="004B5866">
      <w:pPr>
        <w:spacing w:line="480" w:lineRule="auto"/>
        <w:ind w:right="397"/>
        <w:rPr>
          <w:rFonts w:ascii="Times New Roman" w:hAnsi="Times New Roman" w:cs="Times New Roman"/>
          <w:rPrChange w:id="263" w:author="Microsoft Office User" w:date="2017-08-17T09:54:00Z">
            <w:rPr>
              <w:rFonts w:ascii="Times New Roman" w:eastAsia="標楷體" w:hAnsi="Times New Roman" w:cs="Times New Roman"/>
              <w:lang w:eastAsia="zh-TW"/>
            </w:rPr>
          </w:rPrChange>
        </w:rPr>
      </w:pPr>
      <w:r>
        <w:rPr>
          <w:rFonts w:ascii="Times New Roman" w:eastAsia="標楷體" w:hAnsi="Times New Roman" w:cs="Times New Roman"/>
          <w:lang w:eastAsia="zh-TW"/>
        </w:rPr>
        <w:lastRenderedPageBreak/>
        <w:t xml:space="preserve">We tried </w:t>
      </w:r>
      <w:r w:rsidRPr="00A54453">
        <w:rPr>
          <w:rFonts w:ascii="Times New Roman" w:eastAsia="標楷體" w:hAnsi="Times New Roman" w:cs="Times New Roman"/>
          <w:lang w:eastAsia="zh-TW"/>
        </w:rPr>
        <w:t xml:space="preserve">four different </w:t>
      </w:r>
      <w:ins w:id="264" w:author="Microsoft Office User" w:date="2017-08-17T09:55:00Z">
        <w:r w:rsidR="009F257E">
          <w:rPr>
            <w:rFonts w:ascii="Times New Roman" w:eastAsia="標楷體" w:hAnsi="Times New Roman" w:cs="Times New Roman"/>
            <w:lang w:eastAsia="zh-TW"/>
          </w:rPr>
          <w:t xml:space="preserve">types of </w:t>
        </w:r>
      </w:ins>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w:ins w:id="265" w:author="Tony Jhwueng" w:date="2017-08-09T16:28:00Z">
        <m:oMath>
          <m:r>
            <m:rPr>
              <m:sty m:val="p"/>
            </m:rPr>
            <w:rPr>
              <w:rFonts w:ascii="Cambria Math" w:hAnsi="Cambria Math" w:cs="Times New Roman"/>
            </w:rPr>
            <m:t>γ</m:t>
          </m:r>
        </m:oMath>
      </w:ins>
      <w:del w:id="266" w:author="Tony Jhwueng" w:date="2017-08-09T16:28:00Z">
        <m:oMath>
          <m:r>
            <w:rPr>
              <w:rFonts w:ascii="Cambria Math" w:hAnsi="Cambria Math" w:cs="Times New Roman"/>
            </w:rPr>
            <m:t>m</m:t>
          </m:r>
        </m:oMath>
      </w:del>
      <m:oMath>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ins w:id="267" w:author="Microsoft Office User" w:date="2017-08-17T09:55:00Z">
        <w:r w:rsidR="009F257E">
          <w:rPr>
            <w:rFonts w:ascii="Times New Roman" w:hAnsi="Times New Roman" w:cs="Times New Roman"/>
          </w:rPr>
          <w:t xml:space="preserve"> and</w:t>
        </w:r>
      </w:ins>
      <w:del w:id="268" w:author="Microsoft Office User" w:date="2017-08-17T09:55:00Z">
        <w:r w:rsidDel="009F257E">
          <w:rPr>
            <w:rFonts w:ascii="Times New Roman" w:hAnsi="Times New Roman" w:cs="Times New Roman"/>
          </w:rPr>
          <w:delText>,</w:delText>
        </w:r>
      </w:del>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w:del w:id="269" w:author="Microsoft Office User" w:date="2017-08-17T09:54:00Z">
          <m:r>
            <m:rPr>
              <m:sty m:val="p"/>
            </m:rPr>
            <w:rPr>
              <w:rFonts w:ascii="Cambria Math" w:hAnsi="Cambria Math" w:cs="Times New Roman"/>
            </w:rPr>
            <m:t>, and SE</m:t>
          </m:r>
        </w:del>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Pr="00A54453">
        <w:rPr>
          <w:rFonts w:ascii="Times New Roman" w:hAnsi="Times New Roman" w:cs="Times New Roman"/>
          <w:lang w:eastAsia="zh-TW"/>
        </w:rPr>
        <w:t xml:space="preserve"> 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ins w:id="270" w:author="Microsoft Office User" w:date="2017-08-17T09:55:00Z">
        <w:r w:rsidR="009F257E">
          <w:rPr>
            <w:rFonts w:ascii="Times New Roman" w:hAnsi="Times New Roman" w:cs="Times New Roman"/>
          </w:rPr>
          <w:t xml:space="preserve">For the cichlid dataset, we tried each of these models with three settings for SE: fixed at zero, estimated as a free parameter, and predicted from museum samples. For tobacco, there are no good ways to get </w:t>
        </w:r>
      </w:ins>
      <w:ins w:id="271" w:author="Microsoft Office User" w:date="2017-08-17T09:56:00Z">
        <w:r w:rsidR="009F257E">
          <w:rPr>
            <w:rFonts w:ascii="Times New Roman" w:hAnsi="Times New Roman" w:cs="Times New Roman"/>
          </w:rPr>
          <w:t>non-phylogenetic predictions</w:t>
        </w:r>
      </w:ins>
      <w:ins w:id="272" w:author="Microsoft Office User" w:date="2017-08-17T09:55:00Z">
        <w:r w:rsidR="009F257E">
          <w:rPr>
            <w:rFonts w:ascii="Times New Roman" w:hAnsi="Times New Roman" w:cs="Times New Roman"/>
          </w:rPr>
          <w:t xml:space="preserve"> of </w:t>
        </w:r>
      </w:ins>
      <w:ins w:id="273" w:author="Microsoft Office User" w:date="2017-08-17T09:56:00Z">
        <w:r w:rsidR="009F257E">
          <w:rPr>
            <w:rFonts w:ascii="Times New Roman" w:hAnsi="Times New Roman" w:cs="Times New Roman"/>
          </w:rPr>
          <w:t xml:space="preserve">SE (the original paper just reports means) so we used SE fixed at zero and estimated as free only. For the cichlid dataset, </w:t>
        </w:r>
      </w:ins>
      <w:ins w:id="274" w:author="Microsoft Office User" w:date="2017-08-18T09:29:00Z">
        <w:r w:rsidR="00552FD7">
          <w:rPr>
            <w:rFonts w:ascii="Times New Roman" w:hAnsi="Times New Roman" w:cs="Times New Roman"/>
          </w:rPr>
          <w:t>5000 points were samp</w:t>
        </w:r>
        <w:r w:rsidR="004D33EF">
          <w:rPr>
            <w:rFonts w:ascii="Times New Roman" w:hAnsi="Times New Roman" w:cs="Times New Roman"/>
          </w:rPr>
          <w:t xml:space="preserve">led in a Latin hypercube design centered on estimates from the empirical dataset and the best of these used to start optimization. For the tobacco dataset, numerical issues prevented effective optimization. Instead, we </w:t>
        </w:r>
      </w:ins>
      <w:ins w:id="275" w:author="Microsoft Office User" w:date="2017-08-18T09:31:00Z">
        <w:r w:rsidR="004D33EF">
          <w:rPr>
            <w:rFonts w:ascii="Times New Roman" w:hAnsi="Times New Roman" w:cs="Times New Roman"/>
          </w:rPr>
          <w:t xml:space="preserve">sampled 100,000 points to get parameter estimates, then an additional 100,000 points centered around the best of these to get better </w:t>
        </w:r>
      </w:ins>
      <w:ins w:id="276" w:author="Microsoft Office User" w:date="2017-08-18T09:32:00Z">
        <w:r w:rsidR="004D33EF">
          <w:rPr>
            <w:rFonts w:ascii="Times New Roman" w:hAnsi="Times New Roman" w:cs="Times New Roman"/>
          </w:rPr>
          <w:t>estimates</w:t>
        </w:r>
      </w:ins>
      <w:ins w:id="277" w:author="Microsoft Office User" w:date="2017-08-18T09:31:00Z">
        <w:r w:rsidR="004D33EF">
          <w:rPr>
            <w:rFonts w:ascii="Times New Roman" w:hAnsi="Times New Roman" w:cs="Times New Roman"/>
          </w:rPr>
          <w:t xml:space="preserve"> </w:t>
        </w:r>
      </w:ins>
      <w:ins w:id="278" w:author="Microsoft Office User" w:date="2017-08-18T09:32:00Z">
        <w:r w:rsidR="004D33EF">
          <w:rPr>
            <w:rFonts w:ascii="Times New Roman" w:hAnsi="Times New Roman" w:cs="Times New Roman"/>
          </w:rPr>
          <w:t>of the uncertainty in the parameter values. However, given parts of parameter space were inaccessible numerically, one must be cautious in interpreting results.</w:t>
        </w:r>
      </w:ins>
      <w:del w:id="279" w:author="Microsoft Office User" w:date="2017-08-17T09:56:00Z">
        <w:r w:rsidDel="009F257E">
          <w:rPr>
            <w:rFonts w:ascii="Times New Roman" w:hAnsi="Times New Roman" w:cs="Times New Roman"/>
          </w:rPr>
          <w:delText xml:space="preserve">We fit those models to both cichlid and tobacco datasets. </w:delText>
        </w:r>
      </w:del>
      <w:del w:id="280" w:author="Microsoft Office User" w:date="2017-08-17T09:54:00Z">
        <w:r w:rsidDel="009F257E">
          <w:rPr>
            <w:rFonts w:ascii="Times New Roman" w:hAnsi="Times New Roman" w:cs="Times New Roman"/>
          </w:rPr>
          <w:delText xml:space="preserve"> </w:delText>
        </w:r>
      </w:del>
    </w:p>
    <w:p w14:paraId="3F959AED" w14:textId="77777777" w:rsidR="004B5866" w:rsidRDefault="004B5866" w:rsidP="004B5866">
      <w:pPr>
        <w:spacing w:line="480" w:lineRule="auto"/>
        <w:outlineLvl w:val="0"/>
        <w:rPr>
          <w:rFonts w:ascii="Times New Roman" w:hAnsi="Times New Roman" w:cs="Times New Roman"/>
          <w:b/>
          <w:lang w:eastAsia="zh-TW"/>
        </w:rPr>
      </w:pPr>
    </w:p>
    <w:p w14:paraId="69655135" w14:textId="77777777" w:rsidR="004B5866" w:rsidRDefault="004B5866" w:rsidP="004B5866">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6EE959A9" w14:textId="1AC1CD8A" w:rsidR="004B5866" w:rsidRDefault="004B5866" w:rsidP="004B5866">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delta of 2 log likelihood units) of the maximum likelihood. One approach to calculate this would be to </w:t>
      </w:r>
      <w:r>
        <w:rPr>
          <w:rFonts w:ascii="Times New Roman" w:eastAsia="標楷體" w:hAnsi="Times New Roman" w:cs="Times New Roman"/>
          <w:lang w:eastAsia="zh-TW"/>
        </w:rPr>
        <w:lastRenderedPageBreak/>
        <w:t xml:space="preserve">vary each parameter on its own while holding the others constant. This is convenient and fast to implement, but can result in artificially small confidence intervals. For 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w:t>
      </w:r>
      <w:ins w:id="281" w:author="Microsoft Office User" w:date="2017-08-22T10:54:00Z">
        <w:r w:rsidR="004167CA">
          <w:rPr>
            <w:rFonts w:ascii="Times New Roman" w:eastAsia="標楷體" w:hAnsi="Times New Roman" w:cs="Times New Roman"/>
            <w:lang w:eastAsia="zh-TW"/>
          </w:rPr>
          <w:t xml:space="preserve"> i</w:t>
        </w:r>
      </w:ins>
      <w:del w:id="282" w:author="Microsoft Office User" w:date="2017-08-22T10:54:00Z">
        <w:r w:rsidDel="004167CA">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09218875" w14:textId="77777777" w:rsidR="004B5866" w:rsidRDefault="004B5866" w:rsidP="004B5866">
      <w:pPr>
        <w:spacing w:line="480" w:lineRule="auto"/>
        <w:outlineLvl w:val="0"/>
        <w:rPr>
          <w:rFonts w:ascii="Times New Roman" w:hAnsi="Times New Roman" w:cs="Times New Roman"/>
          <w:b/>
          <w:lang w:eastAsia="zh-TW"/>
        </w:rPr>
      </w:pPr>
    </w:p>
    <w:p w14:paraId="667C9EE2" w14:textId="77777777" w:rsidR="004B5866" w:rsidRDefault="004B5866" w:rsidP="004B5866">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65E13613" w14:textId="4C94604F" w:rsidR="00251417" w:rsidRPr="00251417" w:rsidRDefault="004B5866" w:rsidP="00DF32B2">
      <w:pPr>
        <w:spacing w:line="480" w:lineRule="auto"/>
        <w:rPr>
          <w:rFonts w:ascii="Times New Roman" w:hAnsi="Times New Roman" w:cs="Times New Roman"/>
          <w:lang w:eastAsia="zh-TW"/>
        </w:rPr>
      </w:pPr>
      <w:r>
        <w:rPr>
          <w:rFonts w:ascii="Times New Roman" w:eastAsia="標楷體" w:hAnsi="Times New Roman" w:cs="Times New Roman"/>
          <w:lang w:eastAsia="zh-TW"/>
        </w:rPr>
        <w:lastRenderedPageBreak/>
        <w:t>We have implemented this model in R (</w:t>
      </w:r>
      <w:proofErr w:type="spellStart"/>
      <w:r>
        <w:rPr>
          <w:rFonts w:ascii="Times New Roman" w:eastAsia="標楷體" w:hAnsi="Times New Roman" w:cs="Times New Roman"/>
          <w:lang w:eastAsia="zh-TW"/>
        </w:rPr>
        <w:t>R</w:t>
      </w:r>
      <w:proofErr w:type="spellEnd"/>
      <w:r>
        <w:rPr>
          <w:rFonts w:ascii="Times New Roman" w:eastAsia="標楷體" w:hAnsi="Times New Roman" w:cs="Times New Roman"/>
          <w:lang w:eastAsia="zh-TW"/>
        </w:rPr>
        <w:t xml:space="preserve"> team 2015) in the </w:t>
      </w:r>
      <w:proofErr w:type="spellStart"/>
      <w:r w:rsidR="006E1FC6">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7E5A34">
        <w:rPr>
          <w:rFonts w:ascii="Times New Roman" w:eastAsia="標楷體" w:hAnsi="Times New Roman" w:cs="Times New Roman"/>
          <w:i/>
          <w:lang w:eastAsia="zh-TW"/>
          <w:rPrChange w:id="283" w:author="Microsoft Office 使用者" w:date="2017-08-22T21:55:00Z">
            <w:rPr>
              <w:rFonts w:ascii="Times New Roman" w:eastAsia="標楷體" w:hAnsi="Times New Roman" w:cs="Times New Roman"/>
              <w:lang w:eastAsia="zh-TW"/>
            </w:rPr>
          </w:rPrChange>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7E5A34">
        <w:rPr>
          <w:rFonts w:ascii="Times New Roman" w:eastAsia="標楷體" w:hAnsi="Times New Roman" w:cs="Times New Roman"/>
          <w:i/>
          <w:lang w:eastAsia="zh-TW"/>
          <w:rPrChange w:id="284" w:author="Microsoft Office 使用者" w:date="2017-08-22T21:55:00Z">
            <w:rPr>
              <w:rFonts w:ascii="Times New Roman" w:eastAsia="標楷體" w:hAnsi="Times New Roman" w:cs="Times New Roman"/>
              <w:lang w:eastAsia="zh-TW"/>
            </w:rPr>
          </w:rPrChange>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code and data files in this work can be found at Dryad Digital Repository </w:t>
      </w:r>
      <w:proofErr w:type="gramStart"/>
      <w:r w:rsidR="00251417">
        <w:rPr>
          <w:rFonts w:ascii="Times New Roman" w:hAnsi="Times New Roman" w:cs="Times New Roman"/>
          <w:lang w:eastAsia="zh-TW"/>
        </w:rPr>
        <w:t>doi:</w:t>
      </w:r>
      <w:r w:rsidR="00251417" w:rsidRPr="00251417">
        <w:rPr>
          <w:rFonts w:ascii="Times New Roman" w:hAnsi="Times New Roman" w:cs="Times New Roman"/>
          <w:lang w:eastAsia="zh-TW"/>
        </w:rPr>
        <w:t>10.5061/dryad.6jn8s</w:t>
      </w:r>
      <w:proofErr w:type="gramEnd"/>
      <w:r w:rsidR="00251417">
        <w:rPr>
          <w:rFonts w:ascii="Times New Roman" w:hAnsi="Times New Roman" w:cs="Times New Roman"/>
          <w:lang w:eastAsia="zh-TW"/>
        </w:rPr>
        <w:t>.</w:t>
      </w:r>
    </w:p>
    <w:p w14:paraId="55E82EA6" w14:textId="08A560B7" w:rsidR="004B5866" w:rsidRDefault="004B5866" w:rsidP="004B5866">
      <w:pPr>
        <w:spacing w:line="480" w:lineRule="auto"/>
        <w:rPr>
          <w:rFonts w:ascii="Times New Roman" w:hAnsi="Times New Roman" w:cs="Times New Roman"/>
          <w:lang w:eastAsia="zh-TW"/>
        </w:rPr>
      </w:pPr>
    </w:p>
    <w:p w14:paraId="47527B62" w14:textId="407B3854" w:rsidR="004B5866" w:rsidRPr="00A304A3" w:rsidRDefault="004B5866" w:rsidP="004B5866">
      <w:pPr>
        <w:spacing w:line="480" w:lineRule="auto"/>
        <w:rPr>
          <w:rFonts w:ascii="Times New Roman" w:hAnsi="Times New Roman" w:cs="Times New Roman"/>
          <w:lang w:eastAsia="zh-TW"/>
        </w:rPr>
      </w:pPr>
      <w:r>
        <w:rPr>
          <w:rFonts w:ascii="Times New Roman" w:hAnsi="Times New Roman" w:cs="Times New Roman"/>
          <w:lang w:eastAsia="zh-TW"/>
        </w:rPr>
        <w:t xml:space="preserve"> </w:t>
      </w:r>
    </w:p>
    <w:p w14:paraId="425439B7" w14:textId="77777777" w:rsidR="004B5866" w:rsidRPr="00A54453" w:rsidRDefault="004B5866" w:rsidP="004B5866">
      <w:pPr>
        <w:spacing w:line="480" w:lineRule="auto"/>
        <w:outlineLvl w:val="0"/>
        <w:rPr>
          <w:rFonts w:ascii="Times New Roman" w:hAnsi="Times New Roman" w:cs="Times New Roman"/>
          <w:b/>
          <w:lang w:eastAsia="zh-TW"/>
        </w:rPr>
      </w:pPr>
    </w:p>
    <w:p w14:paraId="3436F686" w14:textId="77777777" w:rsidR="004B5866" w:rsidRPr="00A54453" w:rsidRDefault="004B5866" w:rsidP="004B5866">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3B9C52BD" w14:textId="77777777" w:rsidR="004B5866" w:rsidRPr="00A54453" w:rsidRDefault="004B5866" w:rsidP="004B5866">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771EF140" w14:textId="77777777" w:rsidR="004B5866" w:rsidRDefault="004B5866" w:rsidP="004B5866">
      <w:pPr>
        <w:spacing w:line="480" w:lineRule="auto"/>
        <w:rPr>
          <w:rFonts w:ascii="Times New Roman" w:hAnsi="Times New Roman" w:cs="Times New Roman"/>
          <w:lang w:eastAsia="zh-TW"/>
        </w:rPr>
      </w:pPr>
    </w:p>
    <w:p w14:paraId="791A2739" w14:textId="77777777" w:rsidR="004B5866" w:rsidRDefault="004B5866" w:rsidP="004B5866">
      <w:pPr>
        <w:spacing w:line="480" w:lineRule="auto"/>
        <w:rPr>
          <w:rFonts w:ascii="Times New Roman" w:hAnsi="Times New Roman" w:cs="Times New Roman"/>
          <w:lang w:eastAsia="zh-TW"/>
        </w:rPr>
      </w:pPr>
      <w:commentRangeStart w:id="285"/>
      <w:proofErr w:type="gramStart"/>
      <w:r w:rsidRPr="00A54453">
        <w:rPr>
          <w:rFonts w:ascii="Times New Roman" w:hAnsi="Times New Roman" w:cs="Times New Roman"/>
          <w:lang w:eastAsia="zh-TW"/>
        </w:rPr>
        <w:t>Overall</w:t>
      </w:r>
      <w:proofErr w:type="gramEnd"/>
      <w:r w:rsidRPr="00A54453">
        <w:rPr>
          <w:rFonts w:ascii="Times New Roman" w:hAnsi="Times New Roman" w:cs="Times New Roman"/>
          <w:lang w:eastAsia="zh-TW"/>
        </w:rPr>
        <w:t xml:space="preserve"> we were not pleased with performance</w:t>
      </w:r>
      <w:commentRangeEnd w:id="285"/>
      <w:r w:rsidR="00DF32B2">
        <w:rPr>
          <w:rStyle w:val="CommentReference"/>
        </w:rPr>
        <w:commentReference w:id="285"/>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proofErr w:type="spellStart"/>
      <w:r w:rsidRPr="00A54453">
        <w:rPr>
          <w:rFonts w:ascii="Times New Roman" w:hAnsi="Times New Roman" w:cs="Times New Roman"/>
          <w:lang w:eastAsia="zh-TW"/>
        </w:rPr>
        <w:t>and</w:t>
      </w:r>
      <w:proofErr w:type="spellEnd"/>
      <w:r w:rsidRPr="00A54453">
        <w:rPr>
          <w:rFonts w:ascii="Times New Roman" w:hAnsi="Times New Roman" w:cs="Times New Roman"/>
          <w:lang w:eastAsia="zh-TW"/>
        </w:rPr>
        <w:t xml:space="preserve">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w:t>
      </w:r>
      <w:r w:rsidRPr="00A54453">
        <w:rPr>
          <w:rFonts w:ascii="Times New Roman" w:hAnsi="Times New Roman" w:cs="Times New Roman"/>
          <w:lang w:eastAsia="zh-TW"/>
        </w:rPr>
        <w:lastRenderedPageBreak/>
        <w:t xml:space="preserve">(importance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r w:rsidRPr="0095669C">
        <w:rPr>
          <w:rFonts w:ascii="Times New Roman" w:hAnsi="Times New Roman" w:cs="Times New Roman"/>
          <w:strike/>
          <w:lang w:eastAsia="zh-TW"/>
        </w:rPr>
        <w:t>Tree type was not important. This surprised us: for ten hybrid taxa, having them as the result of ten independent hybridization events should give much more information about the hybridization process than ten hybrids descended from one event in the past</w:t>
      </w:r>
      <w:r>
        <w:rPr>
          <w:rFonts w:ascii="Times New Roman" w:hAnsi="Times New Roman" w:cs="Times New Roman"/>
          <w:lang w:eastAsia="zh-TW"/>
        </w:rPr>
        <w:t>. However, inspecting the parameter estimates coming from trees with each simulation 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p w14:paraId="7B5FA306" w14:textId="77777777" w:rsidR="004B5866" w:rsidRDefault="004B5866" w:rsidP="004B5866">
      <w:pPr>
        <w:spacing w:line="480" w:lineRule="auto"/>
        <w:rPr>
          <w:rFonts w:ascii="Times New Roman" w:hAnsi="Times New Roman" w:cs="Times New Roman"/>
          <w:lang w:eastAsia="zh-TW"/>
        </w:rPr>
      </w:pPr>
    </w:p>
    <w:p w14:paraId="1EFE1DFC" w14:textId="77777777" w:rsidR="004B5866" w:rsidRDefault="004B5866" w:rsidP="004B5866">
      <w:pPr>
        <w:spacing w:line="480" w:lineRule="auto"/>
        <w:rPr>
          <w:rFonts w:ascii="Times New Roman" w:hAnsi="Times New Roman" w:cs="Times New Roman"/>
          <w:lang w:eastAsia="zh-TW"/>
        </w:rPr>
      </w:pPr>
      <w:commentRangeStart w:id="286"/>
      <w:r>
        <w:rPr>
          <w:rFonts w:ascii="Times New Roman" w:hAnsi="Times New Roman" w:cs="Times New Roman"/>
          <w:lang w:eastAsia="zh-TW"/>
        </w:rPr>
        <w:t xml:space="preserve">Model-averaged parameter estimates for </w:t>
      </w:r>
      <w:r>
        <w:rPr>
          <w:rFonts w:ascii="Times New Roman" w:hAnsi="Times New Roman" w:cs="Times New Roman"/>
        </w:rPr>
        <w:t xml:space="preserve">the most relevant parameters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in simulations are shown in Fig.3; </w:t>
      </w:r>
      <w:commentRangeEnd w:id="286"/>
      <w:r>
        <w:rPr>
          <w:rStyle w:val="CommentReference"/>
        </w:rPr>
        <w:commentReference w:id="286"/>
      </w:r>
      <w:r>
        <w:rPr>
          <w:rFonts w:ascii="Times New Roman" w:hAnsi="Times New Roman" w:cs="Times New Roman"/>
          <w:lang w:eastAsia="zh-TW"/>
        </w:rPr>
        <w:t xml:space="preserve">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fixed at zero, are shown in Supp Fig. 1. </w:t>
      </w:r>
    </w:p>
    <w:p w14:paraId="15D10951" w14:textId="77777777" w:rsidR="004B5866" w:rsidRDefault="004B5866" w:rsidP="004B5866">
      <w:pPr>
        <w:spacing w:line="480" w:lineRule="auto"/>
        <w:rPr>
          <w:rFonts w:ascii="Times New Roman" w:hAnsi="Times New Roman" w:cs="Times New Roman"/>
          <w:lang w:eastAsia="zh-TW"/>
        </w:rPr>
      </w:pPr>
    </w:p>
    <w:p w14:paraId="0F5F27D2" w14:textId="77777777" w:rsidR="004B5866" w:rsidRDefault="004B5866" w:rsidP="004B5866">
      <w:pPr>
        <w:spacing w:line="480" w:lineRule="auto"/>
        <w:rPr>
          <w:rFonts w:ascii="Times New Roman" w:hAnsi="Times New Roman" w:cs="Times New Roman"/>
          <w:lang w:eastAsia="zh-TW"/>
        </w:rPr>
      </w:pPr>
    </w:p>
    <w:p w14:paraId="50874A07" w14:textId="77777777" w:rsidR="004B5866" w:rsidRDefault="004B5866" w:rsidP="004B5866">
      <w:pPr>
        <w:spacing w:line="480" w:lineRule="auto"/>
        <w:rPr>
          <w:rFonts w:ascii="Times New Roman" w:hAnsi="Times New Roman" w:cs="Times New Roman"/>
          <w:lang w:eastAsia="zh-TW"/>
        </w:rPr>
      </w:pPr>
      <w:r>
        <w:rPr>
          <w:rFonts w:ascii="Times New Roman" w:hAnsi="Times New Roman" w:cs="Times New Roman"/>
          <w:noProof/>
          <w:lang w:eastAsia="en-US"/>
        </w:rPr>
        <w:lastRenderedPageBreak/>
        <w:drawing>
          <wp:inline distT="0" distB="0" distL="0" distR="0" wp14:anchorId="4852D218" wp14:editId="2C52C22E">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12FC4DC" w14:textId="77777777" w:rsidR="004B5866" w:rsidRPr="00A54453" w:rsidRDefault="004B5866" w:rsidP="004B5866">
      <w:pPr>
        <w:spacing w:line="480" w:lineRule="auto"/>
        <w:rPr>
          <w:rFonts w:ascii="Times New Roman" w:hAnsi="Times New Roman" w:cs="Times New Roman"/>
          <w:lang w:eastAsia="zh-TW"/>
        </w:rPr>
      </w:pPr>
      <w:r>
        <w:rPr>
          <w:rFonts w:ascii="Times New Roman" w:hAnsi="Times New Roman" w:cs="Times New Roman"/>
          <w:lang w:eastAsia="zh-TW"/>
        </w:rPr>
        <w:t xml:space="preserve">Figure 3 caption: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p>
    <w:p w14:paraId="50A00F5A" w14:textId="77777777" w:rsidR="004B5866" w:rsidRPr="00A54453" w:rsidRDefault="004B5866" w:rsidP="004B5866">
      <w:pPr>
        <w:spacing w:line="480" w:lineRule="auto"/>
        <w:rPr>
          <w:rFonts w:ascii="Times New Roman" w:hAnsi="Times New Roman" w:cs="Times New Roman"/>
          <w:lang w:eastAsia="zh-TW"/>
        </w:rPr>
      </w:pPr>
    </w:p>
    <w:p w14:paraId="2779CB09" w14:textId="77777777" w:rsidR="004B5866" w:rsidRPr="00A54453" w:rsidRDefault="004B5866" w:rsidP="004B5866">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proofErr w:type="spellStart"/>
      <w:r w:rsidRPr="00A54453">
        <w:rPr>
          <w:rFonts w:ascii="Times New Roman" w:hAnsi="Times New Roman" w:cs="Times New Roman"/>
          <w:lang w:eastAsia="zh-TW"/>
        </w:rPr>
        <w:t>exp</w:t>
      </w:r>
      <w:proofErr w:type="spellEnd"/>
      <w:r w:rsidRPr="00A54453">
        <w:rPr>
          <w:rFonts w:ascii="Times New Roman" w:hAnsi="Times New Roman" w:cs="Times New Roman"/>
          <w:lang w:eastAsia="zh-TW"/>
        </w:rPr>
        <w:t>(</w:t>
      </w:r>
      <w:proofErr w:type="gramStart"/>
      <w:r w:rsidRPr="00A54453">
        <w:rPr>
          <w:rFonts w:ascii="Times New Roman" w:hAnsi="Times New Roman" w:cs="Times New Roman"/>
          <w:lang w:eastAsia="zh-TW"/>
        </w:rPr>
        <w:t>log(</w:t>
      </w:r>
      <w:proofErr w:type="gramEnd"/>
      <w:r w:rsidRPr="00A54453">
        <w:rPr>
          <w:rFonts w:ascii="Times New Roman" w:hAnsi="Times New Roman" w:cs="Times New Roman"/>
          <w:lang w:eastAsia="zh-TW"/>
        </w:rPr>
        <w:t>100) + log(0.13))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675 simulations that </w:t>
      </w:r>
      <w:r w:rsidRPr="00A54453">
        <w:rPr>
          <w:rFonts w:ascii="Times New Roman" w:hAnsi="Times New Roman" w:cs="Times New Roman"/>
          <w:lang w:eastAsia="zh-TW"/>
        </w:rPr>
        <w:lastRenderedPageBreak/>
        <w:t xml:space="preserve">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 g to 10,707,208 g. </w:t>
      </w:r>
    </w:p>
    <w:p w14:paraId="066EDBDC" w14:textId="77777777" w:rsidR="004B5866" w:rsidRPr="00A54453" w:rsidRDefault="004B5866" w:rsidP="004B5866">
      <w:pPr>
        <w:spacing w:line="480" w:lineRule="auto"/>
        <w:rPr>
          <w:rFonts w:ascii="Times New Roman" w:hAnsi="Times New Roman" w:cs="Times New Roman"/>
          <w:lang w:eastAsia="zh-TW"/>
        </w:rPr>
      </w:pPr>
    </w:p>
    <w:p w14:paraId="65F53440" w14:textId="77777777" w:rsidR="004B5866" w:rsidRPr="00A54453" w:rsidRDefault="004B5866" w:rsidP="004B5866">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0AE27756" w14:textId="77777777" w:rsidR="004B5866" w:rsidRDefault="004B5866" w:rsidP="004B5866">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w:t>
      </w:r>
      <w:del w:id="287" w:author="Microsoft Office User" w:date="2017-08-22T11:43:00Z">
        <w:r w:rsidDel="000011A3">
          <w:rPr>
            <w:rFonts w:ascii="Times New Roman" w:hAnsi="Times New Roman" w:cs="Times New Roman"/>
          </w:rPr>
          <w:delText xml:space="preserve"> </w:delText>
        </w:r>
      </w:del>
      <w:r>
        <w:rPr>
          <w:rFonts w:ascii="Times New Roman" w:hAnsi="Times New Roman" w:cs="Times New Roman"/>
        </w:rPr>
        <w:t xml:space="preserve">?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 xml:space="preserve">s. </w:t>
      </w:r>
      <w:r w:rsidRPr="00A54453">
        <w:rPr>
          <w:rFonts w:ascii="Times New Roman" w:hAnsi="Times New Roman" w:cs="Times New Roman"/>
        </w:rPr>
        <w:t xml:space="preserve">Results are shown in Figure 4.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2D08C9ED" w14:textId="77777777" w:rsidR="004B5866" w:rsidRDefault="004B5866" w:rsidP="004B5866">
      <w:pPr>
        <w:spacing w:line="480" w:lineRule="auto"/>
        <w:rPr>
          <w:rFonts w:ascii="Times New Roman" w:hAnsi="Times New Roman" w:cs="Times New Roman"/>
        </w:rPr>
      </w:pPr>
    </w:p>
    <w:p w14:paraId="45375EF7" w14:textId="18DB3805" w:rsidR="004B5866" w:rsidRDefault="004B5866" w:rsidP="004B5866">
      <w:pPr>
        <w:spacing w:line="480" w:lineRule="auto"/>
        <w:rPr>
          <w:rFonts w:ascii="Times New Roman" w:hAnsi="Times New Roman" w:cs="Times New Roman"/>
        </w:rPr>
      </w:pPr>
      <w:del w:id="288" w:author="Microsoft Office User" w:date="2017-08-18T10:24:00Z">
        <w:r w:rsidDel="00401A92">
          <w:rPr>
            <w:rFonts w:ascii="Times New Roman" w:hAnsi="Times New Roman" w:cs="Times New Roman"/>
            <w:noProof/>
            <w:lang w:eastAsia="en-US"/>
            <w:rPrChange w:id="289" w:author="Unknown">
              <w:rPr>
                <w:noProof/>
                <w:lang w:eastAsia="en-US"/>
              </w:rPr>
            </w:rPrChange>
          </w:rPr>
          <w:lastRenderedPageBreak/>
          <w:drawing>
            <wp:inline distT="0" distB="0" distL="0" distR="0" wp14:anchorId="7DF021EB" wp14:editId="3F39428C">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ontours.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ins w:id="290" w:author="Microsoft Office User" w:date="2017-08-18T10:24:00Z">
        <w:r w:rsidR="00401A92">
          <w:rPr>
            <w:rFonts w:ascii="Times New Roman" w:hAnsi="Times New Roman" w:cs="Times New Roman"/>
            <w:noProof/>
            <w:lang w:eastAsia="en-US"/>
            <w:rPrChange w:id="291" w:author="Unknown">
              <w:rPr>
                <w:noProof/>
                <w:lang w:eastAsia="en-US"/>
              </w:rPr>
            </w:rPrChange>
          </w:rPr>
          <w:drawing>
            <wp:inline distT="0" distB="0" distL="0" distR="0" wp14:anchorId="2D00CFCA" wp14:editId="2EB7983B">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84309B6" w14:textId="60C73E2D" w:rsidR="004B5866" w:rsidRPr="00954871" w:rsidRDefault="004B5866" w:rsidP="004B5866">
      <w:pPr>
        <w:spacing w:line="480" w:lineRule="auto"/>
        <w:rPr>
          <w:rFonts w:ascii="Times New Roman" w:hAnsi="Times New Roman" w:cs="Times New Roman"/>
        </w:rPr>
      </w:pPr>
      <w:commentRangeStart w:id="292"/>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w:t>
      </w:r>
      <w:ins w:id="293" w:author="Microsoft Office User" w:date="2017-08-18T10:24:00Z">
        <w:r w:rsidR="00BB2570">
          <w:rPr>
            <w:rFonts w:ascii="Times New Roman" w:hAnsi="Times New Roman" w:cs="Times New Roman"/>
          </w:rPr>
          <w:t xml:space="preserve">black </w:t>
        </w:r>
      </w:ins>
      <w:del w:id="294" w:author="Microsoft Office User" w:date="2017-08-18T10:24:00Z">
        <w:r w:rsidDel="00BB2570">
          <w:rPr>
            <w:rFonts w:ascii="Times New Roman" w:hAnsi="Times New Roman" w:cs="Times New Roman"/>
          </w:rPr>
          <w:delText xml:space="preserve">circle </w:delText>
        </w:r>
      </w:del>
      <w:ins w:id="295" w:author="Microsoft Office User" w:date="2017-08-18T10:24:00Z">
        <w:r w:rsidR="00BB2570">
          <w:rPr>
            <w:rFonts w:ascii="Times New Roman" w:hAnsi="Times New Roman" w:cs="Times New Roman"/>
          </w:rPr>
          <w:t xml:space="preserve">contour </w:t>
        </w:r>
      </w:ins>
      <w:r>
        <w:rPr>
          <w:rFonts w:ascii="Times New Roman" w:hAnsi="Times New Roman" w:cs="Times New Roman"/>
        </w:rPr>
        <w:t>shows the ∆</w:t>
      </w:r>
      <w:r w:rsidR="008663B2">
        <w:rPr>
          <w:rFonts w:ascii="Times New Roman" w:hAnsi="Times New Roman" w:cs="Times New Roman"/>
        </w:rPr>
        <w:t xml:space="preserve">2 log likelihood unit region, </w:t>
      </w:r>
      <w:r>
        <w:rPr>
          <w:rFonts w:ascii="Times New Roman" w:hAnsi="Times New Roman" w:cs="Times New Roman"/>
        </w:rPr>
        <w:t xml:space="preserve">and the outer </w:t>
      </w:r>
      <w:ins w:id="296" w:author="Microsoft Office User" w:date="2017-08-18T10:24:00Z">
        <w:r w:rsidR="00BB2570">
          <w:rPr>
            <w:rFonts w:ascii="Times New Roman" w:hAnsi="Times New Roman" w:cs="Times New Roman"/>
          </w:rPr>
          <w:t xml:space="preserve">gray contour </w:t>
        </w:r>
      </w:ins>
      <w:r>
        <w:rPr>
          <w:rFonts w:ascii="Times New Roman" w:hAnsi="Times New Roman" w:cs="Times New Roman"/>
        </w:rPr>
        <w:t xml:space="preserve">shows the ∆5 log likelihood unit region. Note the lack of ridges </w:t>
      </w:r>
      <w:del w:id="297" w:author="Microsoft Office User" w:date="2017-08-18T10:25:00Z">
        <w:r w:rsidDel="00DF5149">
          <w:rPr>
            <w:rFonts w:ascii="Times New Roman" w:hAnsi="Times New Roman" w:cs="Times New Roman"/>
          </w:rPr>
          <w:delText xml:space="preserve">and </w:delText>
        </w:r>
      </w:del>
      <w:ins w:id="298" w:author="Microsoft Office User" w:date="2017-08-18T10:25:00Z">
        <w:r w:rsidR="00DF5149">
          <w:rPr>
            <w:rFonts w:ascii="Times New Roman" w:hAnsi="Times New Roman" w:cs="Times New Roman"/>
          </w:rPr>
          <w:t>but presence of</w:t>
        </w:r>
      </w:ins>
      <w:del w:id="299" w:author="Microsoft Office User" w:date="2017-08-18T10:25:00Z">
        <w:r w:rsidDel="00DF5149">
          <w:rPr>
            <w:rFonts w:ascii="Times New Roman" w:hAnsi="Times New Roman" w:cs="Times New Roman"/>
          </w:rPr>
          <w:delText>the</w:delText>
        </w:r>
      </w:del>
      <w:r>
        <w:rPr>
          <w:rFonts w:ascii="Times New Roman" w:hAnsi="Times New Roman" w:cs="Times New Roman"/>
        </w:rPr>
        <w:t xml:space="preserve"> wide intervals.</w:t>
      </w:r>
      <w:commentRangeEnd w:id="292"/>
      <w:r w:rsidR="00074D71">
        <w:rPr>
          <w:rStyle w:val="CommentReference"/>
        </w:rPr>
        <w:commentReference w:id="292"/>
      </w:r>
    </w:p>
    <w:p w14:paraId="3ED87F1B" w14:textId="77777777" w:rsidR="004B5866" w:rsidRPr="00A54453" w:rsidRDefault="004B5866" w:rsidP="004B5866">
      <w:pPr>
        <w:spacing w:line="480" w:lineRule="auto"/>
        <w:ind w:left="2880" w:firstLine="720"/>
        <w:rPr>
          <w:rFonts w:ascii="Times New Roman" w:hAnsi="Times New Roman" w:cs="Times New Roman"/>
        </w:rPr>
      </w:pPr>
    </w:p>
    <w:p w14:paraId="12910F8B" w14:textId="77777777" w:rsidR="004B5866" w:rsidRPr="00A54453" w:rsidRDefault="004B5866" w:rsidP="004B5866">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620E0E14" w14:textId="77777777" w:rsidR="004B5866" w:rsidRDefault="004B5866" w:rsidP="004B5866">
      <w:pPr>
        <w:spacing w:line="480" w:lineRule="auto"/>
        <w:rPr>
          <w:rFonts w:ascii="Times New Roman" w:hAnsi="Times New Roman" w:cs="Times New Roman"/>
        </w:rPr>
      </w:pPr>
    </w:p>
    <w:p w14:paraId="503EF326" w14:textId="32704567" w:rsidR="004B5866" w:rsidRDefault="00074D71" w:rsidP="00F42285">
      <w:pPr>
        <w:spacing w:line="480" w:lineRule="auto"/>
        <w:jc w:val="both"/>
        <w:rPr>
          <w:rFonts w:ascii="Times New Roman" w:hAnsi="Times New Roman" w:cs="Times New Roman"/>
        </w:rPr>
      </w:pPr>
      <w:ins w:id="300" w:author="Microsoft Office User" w:date="2017-08-10T13:16:00Z">
        <w:r>
          <w:rPr>
            <w:rFonts w:ascii="Times New Roman" w:hAnsi="Times New Roman" w:cs="Times New Roman"/>
          </w:rPr>
          <w:t xml:space="preserve">For </w:t>
        </w:r>
        <w:proofErr w:type="gramStart"/>
        <w:r>
          <w:rPr>
            <w:rFonts w:ascii="Times New Roman" w:hAnsi="Times New Roman" w:cs="Times New Roman"/>
          </w:rPr>
          <w:t>cichlids</w:t>
        </w:r>
        <w:proofErr w:type="gramEnd"/>
        <w:r>
          <w:rPr>
            <w:rFonts w:ascii="Times New Roman" w:hAnsi="Times New Roman" w:cs="Times New Roman"/>
          </w:rPr>
          <w:t xml:space="preserve"> we ran all four models under three approaches: assuming zero measurement error, estimating measurement error as part of the analysis, or using information from museum specimens to </w:t>
        </w:r>
      </w:ins>
      <w:ins w:id="301" w:author="Microsoft Office User" w:date="2017-08-10T13:18:00Z">
        <w:r>
          <w:rPr>
            <w:rFonts w:ascii="Times New Roman" w:hAnsi="Times New Roman" w:cs="Times New Roman"/>
          </w:rPr>
          <w:t>predict</w:t>
        </w:r>
      </w:ins>
      <w:ins w:id="302" w:author="Microsoft Office User" w:date="2017-08-10T13:16:00Z">
        <w:r>
          <w:rPr>
            <w:rFonts w:ascii="Times New Roman" w:hAnsi="Times New Roman" w:cs="Times New Roman"/>
          </w:rPr>
          <w:t xml:space="preserve"> measurement error for each species and using this a known value in the analysis. Likelihood of models where</w:t>
        </w:r>
      </w:ins>
      <w:ins w:id="303" w:author="Microsoft Office User" w:date="2017-08-10T13:18:00Z">
        <w:r>
          <w:rPr>
            <w:rFonts w:ascii="Times New Roman" w:hAnsi="Times New Roman" w:cs="Times New Roman"/>
          </w:rPr>
          <w:t xml:space="preserve"> measurement error was fixed at zero was worse than for equivalent models where a single measurement error a</w:t>
        </w:r>
        <w:r w:rsidR="00A54E04">
          <w:rPr>
            <w:rFonts w:ascii="Times New Roman" w:hAnsi="Times New Roman" w:cs="Times New Roman"/>
          </w:rPr>
          <w:t xml:space="preserve">cross everything was estimated (which makes sense, given their extra degree of </w:t>
        </w:r>
      </w:ins>
      <w:ins w:id="304" w:author="Microsoft Office User" w:date="2017-08-10T13:30:00Z">
        <w:r w:rsidR="00154FF3">
          <w:rPr>
            <w:rFonts w:ascii="Times New Roman" w:hAnsi="Times New Roman" w:cs="Times New Roman"/>
          </w:rPr>
          <w:t>f</w:t>
        </w:r>
      </w:ins>
      <w:ins w:id="305" w:author="Microsoft Office User" w:date="2017-08-10T13:18:00Z">
        <w:r w:rsidR="00A54E04">
          <w:rPr>
            <w:rFonts w:ascii="Times New Roman" w:hAnsi="Times New Roman" w:cs="Times New Roman"/>
          </w:rPr>
          <w:t>reedom</w:t>
        </w:r>
      </w:ins>
      <w:ins w:id="306" w:author="Microsoft Office User" w:date="2017-08-10T13:30:00Z">
        <w:r w:rsidR="00154FF3">
          <w:rPr>
            <w:rFonts w:ascii="Times New Roman" w:hAnsi="Times New Roman" w:cs="Times New Roman"/>
          </w:rPr>
          <w:t>)</w:t>
        </w:r>
      </w:ins>
      <w:ins w:id="307" w:author="Microsoft Office User" w:date="2017-08-10T13:31:00Z">
        <w:r w:rsidR="00B57E06">
          <w:rPr>
            <w:rFonts w:ascii="Times New Roman" w:hAnsi="Times New Roman" w:cs="Times New Roman"/>
          </w:rPr>
          <w:t xml:space="preserve">. Under </w:t>
        </w:r>
        <w:proofErr w:type="spellStart"/>
        <w:r w:rsidR="00B57E06">
          <w:rPr>
            <w:rFonts w:ascii="Times New Roman" w:hAnsi="Times New Roman" w:cs="Times New Roman"/>
          </w:rPr>
          <w:t>AICc</w:t>
        </w:r>
      </w:ins>
      <w:proofErr w:type="spellEnd"/>
      <w:ins w:id="308" w:author="Microsoft Office User" w:date="2017-08-10T13:30:00Z">
        <w:r w:rsidR="00154FF3">
          <w:rPr>
            <w:rFonts w:ascii="Times New Roman" w:hAnsi="Times New Roman" w:cs="Times New Roman"/>
          </w:rPr>
          <w:t xml:space="preserve"> the best models in every case had measurement error predicted from</w:t>
        </w:r>
        <w:r w:rsidR="00B57E06">
          <w:rPr>
            <w:rFonts w:ascii="Times New Roman" w:hAnsi="Times New Roman" w:cs="Times New Roman"/>
          </w:rPr>
          <w:t xml:space="preserve"> the museum specimen regression</w:t>
        </w:r>
      </w:ins>
      <w:ins w:id="309" w:author="Microsoft Office User" w:date="2017-08-10T13:33:00Z">
        <w:r w:rsidR="00CE5132">
          <w:rPr>
            <w:rFonts w:ascii="Times New Roman" w:hAnsi="Times New Roman" w:cs="Times New Roman"/>
          </w:rPr>
          <w:t xml:space="preserve"> (these models had </w:t>
        </w:r>
      </w:ins>
      <w:ins w:id="310" w:author="Microsoft Office User" w:date="2017-08-10T13:34:00Z">
        <w:r w:rsidR="00CE5132">
          <w:rPr>
            <w:rFonts w:ascii="Times New Roman" w:hAnsi="Times New Roman" w:cs="Times New Roman"/>
          </w:rPr>
          <w:t xml:space="preserve">86% of the </w:t>
        </w:r>
        <w:proofErr w:type="spellStart"/>
        <w:r w:rsidR="00CE5132">
          <w:rPr>
            <w:rFonts w:ascii="Times New Roman" w:hAnsi="Times New Roman" w:cs="Times New Roman"/>
          </w:rPr>
          <w:t>Akaike</w:t>
        </w:r>
        <w:proofErr w:type="spellEnd"/>
        <w:r w:rsidR="00CE5132">
          <w:rPr>
            <w:rFonts w:ascii="Times New Roman" w:hAnsi="Times New Roman" w:cs="Times New Roman"/>
          </w:rPr>
          <w:t xml:space="preserve"> weight overall)</w:t>
        </w:r>
      </w:ins>
      <w:ins w:id="311" w:author="Microsoft Office User" w:date="2017-08-10T13:35:00Z">
        <w:r w:rsidR="00CE5132">
          <w:rPr>
            <w:rFonts w:ascii="Times New Roman" w:hAnsi="Times New Roman" w:cs="Times New Roman"/>
          </w:rPr>
          <w:t>. The best model</w:t>
        </w:r>
      </w:ins>
      <w:ins w:id="312" w:author="Microsoft Office User" w:date="2017-08-10T13:30:00Z">
        <w:r w:rsidR="00B57E06">
          <w:rPr>
            <w:rFonts w:ascii="Times New Roman" w:hAnsi="Times New Roman" w:cs="Times New Roman"/>
          </w:rPr>
          <w:t xml:space="preserve"> overall was model 3</w:t>
        </w:r>
      </w:ins>
      <w:ins w:id="313" w:author="Microsoft Office User" w:date="2017-08-10T13:35:00Z">
        <w:r w:rsidR="00CE5132">
          <w:rPr>
            <w:rFonts w:ascii="Times New Roman" w:hAnsi="Times New Roman" w:cs="Times New Roman"/>
          </w:rPr>
          <w:t xml:space="preserve"> with museum-predicted measurement error</w:t>
        </w:r>
      </w:ins>
      <w:ins w:id="314" w:author="Microsoft Office User" w:date="2017-08-10T13:30:00Z">
        <w:r w:rsidR="00B57E06">
          <w:rPr>
            <w:rFonts w:ascii="Times New Roman" w:hAnsi="Times New Roman" w:cs="Times New Roman"/>
          </w:rPr>
          <w:t xml:space="preserve">, </w:t>
        </w:r>
      </w:ins>
      <w:ins w:id="315" w:author="Microsoft Office User" w:date="2017-08-10T13:32:00Z">
        <w:r w:rsidR="006D24BB">
          <w:rPr>
            <w:rFonts w:ascii="Times New Roman" w:hAnsi="Times New Roman" w:cs="Times New Roman"/>
          </w:rPr>
          <w:t xml:space="preserve">which has both </w:t>
        </w:r>
        <m:oMath>
          <m:r>
            <w:rPr>
              <w:rFonts w:ascii="Cambria Math" w:hAnsi="Cambria Math" w:cs="Times New Roman"/>
            </w:rPr>
            <m:t>β</m:t>
          </m:r>
        </m:oMath>
        <w:r w:rsidR="006D24B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6D24BB">
          <w:rPr>
            <w:rFonts w:ascii="Times New Roman" w:hAnsi="Times New Roman" w:cs="Times New Roman"/>
          </w:rPr>
          <w:t xml:space="preserve"> fixed.</w:t>
        </w:r>
      </w:ins>
      <w:ins w:id="316" w:author="Microsoft Office User" w:date="2017-08-10T13:33:00Z">
        <w:r w:rsidR="00CE5132">
          <w:rPr>
            <w:rFonts w:ascii="Times New Roman" w:hAnsi="Times New Roman" w:cs="Times New Roman"/>
          </w:rPr>
          <w:t xml:space="preserve"> Model averaging across all the models</w:t>
        </w:r>
      </w:ins>
      <w:ins w:id="317" w:author="Microsoft Office User" w:date="2017-08-10T13:35:00Z">
        <w:r w:rsidR="00CE5132">
          <w:rPr>
            <w:rFonts w:ascii="Times New Roman" w:hAnsi="Times New Roman" w:cs="Times New Roman"/>
          </w:rPr>
          <w:t xml:space="preserve"> suggested </w:t>
        </w:r>
      </w:ins>
      <w:ins w:id="318" w:author="Microsoft Office User" w:date="2017-08-10T13:36:00Z">
        <w:r w:rsidR="00CE5132">
          <w:rPr>
            <w:rFonts w:ascii="Times New Roman" w:hAnsi="Times New Roman" w:cs="Times New Roman"/>
          </w:rPr>
          <w:t xml:space="preserve">an estimate of </w:t>
        </w:r>
        <m:oMath>
          <m:r>
            <w:rPr>
              <w:rFonts w:ascii="Cambria Math" w:hAnsi="Cambria Math" w:cs="Times New Roman"/>
            </w:rPr>
            <m:t>β</m:t>
          </m:r>
        </m:oMath>
        <w:r w:rsidR="00CE5132">
          <w:rPr>
            <w:rFonts w:ascii="Times New Roman" w:hAnsi="Times New Roman" w:cs="Times New Roman"/>
          </w:rPr>
          <w:t xml:space="preserve"> of 0.91 (with bounds of 0.82 to 1.09), estimate of </w:t>
        </w:r>
      </w:ins>
      <m:oMath>
        <m:sSub>
          <m:sSubPr>
            <m:ctrlPr>
              <w:ins w:id="319" w:author="Microsoft Office User" w:date="2017-08-10T13:37:00Z">
                <w:rPr>
                  <w:rFonts w:ascii="Cambria Math" w:hAnsi="Cambria Math" w:cs="Times New Roman"/>
                  <w:i/>
                </w:rPr>
              </w:ins>
            </m:ctrlPr>
          </m:sSubPr>
          <m:e>
            <w:ins w:id="320" w:author="Microsoft Office User" w:date="2017-08-10T13:37:00Z">
              <m:r>
                <w:rPr>
                  <w:rFonts w:ascii="Cambria Math" w:hAnsi="Cambria Math" w:cs="Times New Roman"/>
                </w:rPr>
                <m:t>v</m:t>
              </m:r>
            </w:ins>
          </m:e>
          <m:sub>
            <w:ins w:id="321" w:author="Microsoft Office User" w:date="2017-08-10T13:37:00Z">
              <m:r>
                <w:rPr>
                  <w:rFonts w:ascii="Cambria Math" w:hAnsi="Cambria Math" w:cs="Times New Roman"/>
                </w:rPr>
                <m:t>H</m:t>
              </m:r>
            </w:ins>
          </m:sub>
        </m:sSub>
      </m:oMath>
      <w:ins w:id="322" w:author="Microsoft Office User" w:date="2017-08-10T13:38:00Z">
        <w:r w:rsidR="00CE5132">
          <w:rPr>
            <w:rFonts w:ascii="Times New Roman" w:hAnsi="Times New Roman" w:cs="Times New Roman"/>
          </w:rPr>
          <w:t xml:space="preserve"> of </w:t>
        </w:r>
      </w:ins>
      <w:ins w:id="323" w:author="Microsoft Office User" w:date="2017-08-10T13:37:00Z">
        <w:r w:rsidR="00CE5132">
          <w:rPr>
            <w:rFonts w:ascii="Times New Roman" w:hAnsi="Times New Roman" w:cs="Times New Roman"/>
          </w:rPr>
          <w:t>1.3e-9</w:t>
        </w:r>
      </w:ins>
      <w:ins w:id="324" w:author="Microsoft Office User" w:date="2017-08-18T10:26:00Z">
        <w:r w:rsidR="00884990">
          <w:rPr>
            <w:rFonts w:ascii="Times New Roman" w:hAnsi="Times New Roman" w:cs="Times New Roman"/>
          </w:rPr>
          <w:t xml:space="preserve"> log cm</w:t>
        </w:r>
      </w:ins>
      <w:ins w:id="325" w:author="Microsoft Office User" w:date="2017-08-10T13:37:00Z">
        <w:r w:rsidR="00CE5132">
          <w:rPr>
            <w:rFonts w:ascii="Times New Roman" w:hAnsi="Times New Roman" w:cs="Times New Roman"/>
          </w:rPr>
          <w:t xml:space="preserve"> </w:t>
        </w:r>
      </w:ins>
      <w:ins w:id="326" w:author="Microsoft Office User" w:date="2017-08-10T13:38:00Z">
        <w:r w:rsidR="00CE5132">
          <w:rPr>
            <w:rFonts w:ascii="Times New Roman" w:hAnsi="Times New Roman" w:cs="Times New Roman"/>
          </w:rPr>
          <w:t xml:space="preserve">(effectively zero) </w:t>
        </w:r>
      </w:ins>
      <w:ins w:id="327" w:author="Microsoft Office User" w:date="2017-08-10T13:37:00Z">
        <w:r w:rsidR="00CE5132">
          <w:rPr>
            <w:rFonts w:ascii="Times New Roman" w:hAnsi="Times New Roman" w:cs="Times New Roman"/>
          </w:rPr>
          <w:t xml:space="preserve">with </w:t>
        </w:r>
      </w:ins>
      <w:ins w:id="328" w:author="Microsoft Office User" w:date="2017-08-10T13:38:00Z">
        <w:r w:rsidR="00CE5132">
          <w:rPr>
            <w:rFonts w:ascii="Times New Roman" w:hAnsi="Times New Roman" w:cs="Times New Roman"/>
          </w:rPr>
          <w:t>bounds</w:t>
        </w:r>
      </w:ins>
      <w:ins w:id="329" w:author="Microsoft Office User" w:date="2017-08-10T13:37:00Z">
        <w:r w:rsidR="00CE5132">
          <w:rPr>
            <w:rFonts w:ascii="Times New Roman" w:hAnsi="Times New Roman" w:cs="Times New Roman"/>
          </w:rPr>
          <w:t xml:space="preserve"> of 1.3e-9 to 0.14</w:t>
        </w:r>
      </w:ins>
      <w:ins w:id="330" w:author="Microsoft Office User" w:date="2017-08-18T10:26:00Z">
        <w:r w:rsidR="00884990">
          <w:rPr>
            <w:rFonts w:ascii="Times New Roman" w:hAnsi="Times New Roman" w:cs="Times New Roman"/>
          </w:rPr>
          <w:t xml:space="preserve"> log cm</w:t>
        </w:r>
      </w:ins>
      <w:ins w:id="331" w:author="Microsoft Office User" w:date="2017-08-10T13:37:00Z">
        <w:r w:rsidR="00CE5132">
          <w:rPr>
            <w:rFonts w:ascii="Times New Roman" w:hAnsi="Times New Roman" w:cs="Times New Roman"/>
          </w:rPr>
          <w:t xml:space="preserve">. </w:t>
        </w:r>
      </w:ins>
      <w:ins w:id="332" w:author="Microsoft Office User" w:date="2017-08-10T13:39:00Z">
        <w:r w:rsidR="00FE582B">
          <w:rPr>
            <w:rFonts w:ascii="Times New Roman" w:hAnsi="Times New Roman" w:cs="Times New Roman"/>
          </w:rPr>
          <w:t xml:space="preserve">The estimate of </w:t>
        </w:r>
      </w:ins>
      <m:oMath>
        <m:sSup>
          <m:sSupPr>
            <m:ctrlPr>
              <w:ins w:id="333" w:author="Microsoft Office User" w:date="2017-08-18T10:27:00Z">
                <w:rPr>
                  <w:rFonts w:ascii="Cambria Math" w:hAnsi="Cambria Math" w:cs="Times New Roman"/>
                  <w:i/>
                </w:rPr>
              </w:ins>
            </m:ctrlPr>
          </m:sSupPr>
          <m:e>
            <w:ins w:id="334" w:author="Microsoft Office User" w:date="2017-08-18T10:27:00Z">
              <m:r>
                <w:rPr>
                  <w:rFonts w:ascii="Cambria Math" w:hAnsi="Cambria Math" w:cs="Times New Roman"/>
                </w:rPr>
                <m:t>σ</m:t>
              </m:r>
            </w:ins>
          </m:e>
          <m:sup>
            <w:ins w:id="335" w:author="Microsoft Office User" w:date="2017-08-18T10:27:00Z">
              <m:r>
                <w:rPr>
                  <w:rFonts w:ascii="Cambria Math" w:hAnsi="Cambria Math" w:cs="Times New Roman"/>
                </w:rPr>
                <m:t>2</m:t>
              </m:r>
            </w:ins>
          </m:sup>
        </m:sSup>
      </m:oMath>
      <w:ins w:id="336" w:author="Microsoft Office User" w:date="2017-08-18T10:27:00Z">
        <w:r w:rsidR="00A44309">
          <w:rPr>
            <w:rFonts w:ascii="Times New Roman" w:hAnsi="Times New Roman" w:cs="Times New Roman"/>
          </w:rPr>
          <w:t xml:space="preserve"> </w:t>
        </w:r>
      </w:ins>
      <w:ins w:id="337" w:author="Microsoft Office User" w:date="2017-08-10T13:39:00Z">
        <w:r w:rsidR="00FE582B">
          <w:rPr>
            <w:rFonts w:ascii="Times New Roman" w:hAnsi="Times New Roman" w:cs="Times New Roman"/>
          </w:rPr>
          <w:t xml:space="preserve"> was 0.009 (bounds of 0.005 to 0.045)</w:t>
        </w:r>
      </w:ins>
      <w:ins w:id="338" w:author="Microsoft Office User" w:date="2017-08-18T10:27:00Z">
        <w:r w:rsidR="00884990">
          <w:rPr>
            <w:rFonts w:ascii="Times New Roman" w:hAnsi="Times New Roman" w:cs="Times New Roman"/>
          </w:rPr>
          <w:t xml:space="preserve"> </w:t>
        </w:r>
        <w:r w:rsidR="00A44309">
          <w:rPr>
            <w:rFonts w:ascii="Times New Roman" w:hAnsi="Times New Roman" w:cs="Times New Roman"/>
          </w:rPr>
          <w:t>(</w:t>
        </w:r>
        <w:r w:rsidR="00884990">
          <w:rPr>
            <w:rFonts w:ascii="Times New Roman" w:hAnsi="Times New Roman" w:cs="Times New Roman"/>
          </w:rPr>
          <w:t>log cm</w:t>
        </w:r>
        <w:r w:rsidR="00A44309">
          <w:rPr>
            <w:rFonts w:ascii="Times New Roman" w:hAnsi="Times New Roman" w:cs="Times New Roman"/>
          </w:rPr>
          <w:t>)</w:t>
        </w:r>
        <w:r w:rsidR="00A44309" w:rsidRPr="00A44309">
          <w:rPr>
            <w:rFonts w:ascii="Times New Roman" w:hAnsi="Times New Roman" w:cs="Times New Roman"/>
            <w:vertAlign w:val="superscript"/>
            <w:rPrChange w:id="339" w:author="Microsoft Office User" w:date="2017-08-18T10:27:00Z">
              <w:rPr>
                <w:rFonts w:ascii="Times New Roman" w:hAnsi="Times New Roman" w:cs="Times New Roman"/>
              </w:rPr>
            </w:rPrChange>
          </w:rPr>
          <w:t>2</w:t>
        </w:r>
        <w:r w:rsidR="00884990">
          <w:rPr>
            <w:rFonts w:ascii="Times New Roman" w:hAnsi="Times New Roman" w:cs="Times New Roman"/>
          </w:rPr>
          <w:t xml:space="preserve"> / </w:t>
        </w:r>
        <w:proofErr w:type="gramStart"/>
        <w:r w:rsidR="00884990">
          <w:rPr>
            <w:rFonts w:ascii="Times New Roman" w:hAnsi="Times New Roman" w:cs="Times New Roman"/>
          </w:rPr>
          <w:t>MY</w:t>
        </w:r>
      </w:ins>
      <w:proofErr w:type="gramEnd"/>
      <w:ins w:id="340" w:author="Microsoft Office User" w:date="2017-08-10T13:39:00Z">
        <w:r w:rsidR="00FE582B">
          <w:rPr>
            <w:rFonts w:ascii="Times New Roman" w:hAnsi="Times New Roman" w:cs="Times New Roman"/>
          </w:rPr>
          <w:t xml:space="preserve">. </w:t>
        </w:r>
      </w:ins>
      <w:ins w:id="341" w:author="Microsoft Office User" w:date="2017-08-10T13:36:00Z">
        <w:del w:id="342" w:author="Microsoft Office 使用者" w:date="2017-08-22T21:55:00Z">
          <w:r w:rsidR="00CE5132" w:rsidDel="007E5A34">
            <w:rPr>
              <w:rFonts w:ascii="Times New Roman" w:hAnsi="Times New Roman" w:cs="Times New Roman"/>
            </w:rPr>
            <w:delText xml:space="preserve"> </w:delText>
          </w:r>
        </w:del>
      </w:ins>
      <w:ins w:id="343" w:author="Microsoft Office User" w:date="2017-08-10T13:33:00Z">
        <w:del w:id="344" w:author="Microsoft Office 使用者" w:date="2017-08-22T21:55:00Z">
          <w:r w:rsidR="00CE5132" w:rsidDel="007E5A34">
            <w:rPr>
              <w:rFonts w:ascii="Times New Roman" w:hAnsi="Times New Roman" w:cs="Times New Roman"/>
            </w:rPr>
            <w:delText xml:space="preserve"> </w:delText>
          </w:r>
        </w:del>
      </w:ins>
      <w:ins w:id="345" w:author="Microsoft Office User" w:date="2017-08-10T13:30:00Z">
        <w:del w:id="346" w:author="Microsoft Office 使用者" w:date="2017-08-22T21:55:00Z">
          <w:r w:rsidR="00154FF3" w:rsidDel="007E5A34">
            <w:rPr>
              <w:rFonts w:ascii="Times New Roman" w:hAnsi="Times New Roman" w:cs="Times New Roman"/>
            </w:rPr>
            <w:delText xml:space="preserve"> </w:delText>
          </w:r>
        </w:del>
      </w:ins>
      <w:ins w:id="347" w:author="Microsoft Office User" w:date="2017-08-10T13:16:00Z">
        <w:del w:id="348" w:author="Microsoft Office 使用者" w:date="2017-08-22T21:55:00Z">
          <w:r w:rsidDel="007E5A34">
            <w:rPr>
              <w:rFonts w:ascii="Times New Roman" w:hAnsi="Times New Roman" w:cs="Times New Roman"/>
            </w:rPr>
            <w:delText xml:space="preserve"> </w:delText>
          </w:r>
        </w:del>
      </w:ins>
      <w:r w:rsidR="004B5866">
        <w:rPr>
          <w:rFonts w:ascii="Times New Roman" w:hAnsi="Times New Roman" w:cs="Times New Roman"/>
        </w:rPr>
        <w:t xml:space="preserve">The best model for cichlids had no burst of variation at hybridization events nor a bias in hybrid size (Table 1). In models where </w:t>
      </w:r>
      <m:oMath>
        <m:r>
          <w:rPr>
            <w:rFonts w:ascii="Cambria Math" w:hAnsi="Cambria Math" w:cs="Times New Roman"/>
          </w:rPr>
          <m:t>β</m:t>
        </m:r>
      </m:oMath>
      <w:r w:rsidR="004B5866">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4B5866">
        <w:rPr>
          <w:rFonts w:ascii="Times New Roman" w:hAnsi="Times New Roman" w:cs="Times New Roman"/>
        </w:rPr>
        <w:t xml:space="preserve">, the confidence interval (and MLE in all models) included </w:t>
      </w:r>
      <w:r w:rsidR="00154419">
        <w:rPr>
          <w:rFonts w:ascii="Times New Roman" w:hAnsi="Times New Roman" w:cs="Times New Roman"/>
        </w:rPr>
        <w:t>zero</w:t>
      </w:r>
      <w:r w:rsidR="004B5866">
        <w:rPr>
          <w:rFonts w:ascii="Times New Roman" w:hAnsi="Times New Roman" w:cs="Times New Roman"/>
        </w:rPr>
        <w:t>,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54419">
        <w:rPr>
          <w:rFonts w:ascii="Times New Roman" w:hAnsi="Times New Roman" w:cs="Times New Roman"/>
        </w:rPr>
        <w:t xml:space="preserve"> estimates of zero, variance at the tip due to the evolutionary process also near zero)</w:t>
      </w:r>
      <w:r w:rsidR="004B5866">
        <w:rPr>
          <w:rFonts w:ascii="Times New Roman" w:hAnsi="Times New Roman" w:cs="Times New Roman"/>
        </w:rPr>
        <w:t xml:space="preserve"> with all observed variance being due to just measurement error at the tips. For </w:t>
      </w:r>
      <w:proofErr w:type="spellStart"/>
      <w:r w:rsidR="004B5866">
        <w:rPr>
          <w:rFonts w:ascii="Times New Roman" w:hAnsi="Times New Roman" w:cs="Times New Roman"/>
          <w:i/>
        </w:rPr>
        <w:t>Nicotiana</w:t>
      </w:r>
      <w:proofErr w:type="spellEnd"/>
      <w:r w:rsidR="004B5866">
        <w:rPr>
          <w:rFonts w:ascii="Times New Roman" w:hAnsi="Times New Roman" w:cs="Times New Roman"/>
        </w:rPr>
        <w:t xml:space="preserve">, </w:t>
      </w:r>
      <w:r w:rsidR="00154419">
        <w:rPr>
          <w:rFonts w:ascii="Times New Roman" w:hAnsi="Times New Roman" w:cs="Times New Roman"/>
        </w:rPr>
        <w:t>the best model (with 0.</w:t>
      </w:r>
      <w:del w:id="349" w:author="Microsoft Office User" w:date="2017-08-18T10:28:00Z">
        <w:r w:rsidR="00154419" w:rsidDel="00A44309">
          <w:rPr>
            <w:rFonts w:ascii="Times New Roman" w:hAnsi="Times New Roman" w:cs="Times New Roman"/>
          </w:rPr>
          <w:delText>716</w:delText>
        </w:r>
        <w:r w:rsidR="004B5866" w:rsidDel="00A44309">
          <w:rPr>
            <w:rFonts w:ascii="Times New Roman" w:hAnsi="Times New Roman" w:cs="Times New Roman"/>
          </w:rPr>
          <w:delText xml:space="preserve"> </w:delText>
        </w:r>
      </w:del>
      <w:ins w:id="350" w:author="Microsoft Office User" w:date="2017-08-18T10:28:00Z">
        <w:r w:rsidR="00A44309">
          <w:rPr>
            <w:rFonts w:ascii="Times New Roman" w:hAnsi="Times New Roman" w:cs="Times New Roman"/>
          </w:rPr>
          <w:t xml:space="preserve">452 </w:t>
        </w:r>
      </w:ins>
      <w:r w:rsidR="004B5866">
        <w:rPr>
          <w:rFonts w:ascii="Times New Roman" w:hAnsi="Times New Roman" w:cs="Times New Roman"/>
        </w:rPr>
        <w:t xml:space="preserve">of the </w:t>
      </w:r>
      <w:proofErr w:type="spellStart"/>
      <w:r w:rsidR="004B5866">
        <w:rPr>
          <w:rFonts w:ascii="Times New Roman" w:hAnsi="Times New Roman" w:cs="Times New Roman"/>
        </w:rPr>
        <w:t>Akaike</w:t>
      </w:r>
      <w:proofErr w:type="spellEnd"/>
      <w:r w:rsidR="004B5866">
        <w:rPr>
          <w:rFonts w:ascii="Times New Roman" w:hAnsi="Times New Roman" w:cs="Times New Roman"/>
        </w:rPr>
        <w:t xml:space="preserve"> weight) had </w:t>
      </w:r>
      <m:oMath>
        <m:r>
          <w:rPr>
            <w:rFonts w:ascii="Cambria Math" w:hAnsi="Cambria Math" w:cs="Times New Roman"/>
          </w:rPr>
          <m:t>β</m:t>
        </m:r>
      </m:oMath>
      <w:r w:rsidR="004B5866">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4B5866">
        <w:rPr>
          <w:rFonts w:ascii="Times New Roman" w:hAnsi="Times New Roman" w:cs="Times New Roman"/>
        </w:rPr>
        <w:t xml:space="preserve"> constrained to be </w:t>
      </w:r>
      <w:r w:rsidR="00154419">
        <w:rPr>
          <w:rFonts w:ascii="Times New Roman" w:hAnsi="Times New Roman" w:cs="Times New Roman"/>
        </w:rPr>
        <w:t>zero</w:t>
      </w:r>
      <w:r w:rsidR="004B5866">
        <w:rPr>
          <w:rFonts w:ascii="Times New Roman" w:hAnsi="Times New Roman" w:cs="Times New Roman"/>
        </w:rPr>
        <w:t xml:space="preserve">. There is </w:t>
      </w:r>
      <w:r w:rsidR="00154419">
        <w:rPr>
          <w:rFonts w:ascii="Times New Roman" w:hAnsi="Times New Roman" w:cs="Times New Roman"/>
        </w:rPr>
        <w:t>strong</w:t>
      </w:r>
      <w:r w:rsidR="004B5866">
        <w:rPr>
          <w:rFonts w:ascii="Times New Roman" w:hAnsi="Times New Roman" w:cs="Times New Roman"/>
        </w:rPr>
        <w:t xml:space="preserve"> evidence from this model that beta is greater than one (poin</w:t>
      </w:r>
      <w:r w:rsidR="00154419">
        <w:rPr>
          <w:rFonts w:ascii="Times New Roman" w:hAnsi="Times New Roman" w:cs="Times New Roman"/>
        </w:rPr>
        <w:t>t estimate from best model is 2.358</w:t>
      </w:r>
      <w:r w:rsidR="004B5866">
        <w:rPr>
          <w:rFonts w:ascii="Times New Roman" w:hAnsi="Times New Roman" w:cs="Times New Roman"/>
        </w:rPr>
        <w:t xml:space="preserve">, </w:t>
      </w:r>
      <w:r w:rsidR="00154419">
        <w:rPr>
          <w:rFonts w:ascii="Times New Roman" w:hAnsi="Times New Roman" w:cs="Times New Roman"/>
        </w:rPr>
        <w:t>CI is 1.522 to 2.748</w:t>
      </w:r>
      <w:r w:rsidR="004B5866">
        <w:rPr>
          <w:rFonts w:ascii="Times New Roman" w:hAnsi="Times New Roman" w:cs="Times New Roman"/>
        </w:rPr>
        <w:t xml:space="preserve">; model averaged estimate is </w:t>
      </w:r>
      <w:r w:rsidR="00154419">
        <w:rPr>
          <w:rFonts w:ascii="Times New Roman" w:hAnsi="Times New Roman" w:cs="Times New Roman"/>
        </w:rPr>
        <w:t>2.206</w:t>
      </w:r>
      <w:r w:rsidR="00082056">
        <w:rPr>
          <w:rFonts w:ascii="Times New Roman" w:hAnsi="Times New Roman" w:cs="Times New Roman"/>
        </w:rPr>
        <w:t>), suggesting that hybrid species</w:t>
      </w:r>
      <w:r w:rsidR="004B5866">
        <w:rPr>
          <w:rFonts w:ascii="Times New Roman" w:hAnsi="Times New Roman" w:cs="Times New Roman"/>
        </w:rPr>
        <w:t xml:space="preserve"> have higher success rates as </w:t>
      </w:r>
      <w:r w:rsidR="004B5866">
        <w:rPr>
          <w:rFonts w:ascii="Times New Roman" w:hAnsi="Times New Roman" w:cs="Times New Roman"/>
        </w:rPr>
        <w:lastRenderedPageBreak/>
        <w:t xml:space="preserve">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4B5866">
        <w:rPr>
          <w:rFonts w:ascii="Times New Roman" w:hAnsi="Times New Roman" w:cs="Times New Roman"/>
        </w:rPr>
        <w:t xml:space="preserve"> rate, we expect variance at the tips to be </w:t>
      </w:r>
      <w:r w:rsidR="00154419">
        <w:rPr>
          <w:rFonts w:ascii="Times New Roman" w:hAnsi="Times New Roman" w:cs="Times New Roman"/>
        </w:rPr>
        <w:t>0.636</w:t>
      </w:r>
      <w:r w:rsidR="004B5866">
        <w:rPr>
          <w:rFonts w:ascii="Times New Roman" w:hAnsi="Times New Roman" w:cs="Times New Roman"/>
        </w:rPr>
        <w:t xml:space="preserve">; from measurement error, there is an additional </w:t>
      </w:r>
      <w:r w:rsidR="00154419">
        <w:rPr>
          <w:rFonts w:ascii="Times New Roman" w:hAnsi="Times New Roman" w:cs="Times New Roman"/>
        </w:rPr>
        <w:t>0.344</w:t>
      </w:r>
      <w:r w:rsidR="004B5866">
        <w:rPr>
          <w:rFonts w:ascii="Times New Roman" w:hAnsi="Times New Roman" w:cs="Times New Roman"/>
        </w:rPr>
        <w:t xml:space="preserve"> variance (both in units of </w:t>
      </w:r>
      <w:proofErr w:type="gramStart"/>
      <w:r w:rsidR="004B5866">
        <w:rPr>
          <w:rFonts w:ascii="Times New Roman" w:hAnsi="Times New Roman" w:cs="Times New Roman"/>
        </w:rPr>
        <w:t>log(</w:t>
      </w:r>
      <w:proofErr w:type="gramEnd"/>
      <w:r w:rsidR="004B5866">
        <w:rPr>
          <w:rFonts w:ascii="Times New Roman" w:hAnsi="Times New Roman" w:cs="Times New Roman"/>
        </w:rPr>
        <w:t>(seedling survival)</w:t>
      </w:r>
      <w:r w:rsidR="004B5866" w:rsidRPr="000B0948">
        <w:rPr>
          <w:rFonts w:ascii="Times New Roman" w:hAnsi="Times New Roman" w:cs="Times New Roman"/>
          <w:vertAlign w:val="superscript"/>
        </w:rPr>
        <w:t>2</w:t>
      </w:r>
      <w:r w:rsidR="004B5866">
        <w:rPr>
          <w:rFonts w:ascii="Times New Roman" w:hAnsi="Times New Roman" w:cs="Times New Roman"/>
        </w:rPr>
        <w:t>)), suggesting meaningful Brownian motion on the tree but still quite important measurement variance</w:t>
      </w:r>
      <w:r w:rsidR="004B5866" w:rsidRPr="00A54453">
        <w:rPr>
          <w:rFonts w:ascii="Times New Roman" w:hAnsi="Times New Roman" w:cs="Times New Roman"/>
        </w:rPr>
        <w:t xml:space="preserve">. </w:t>
      </w:r>
    </w:p>
    <w:p w14:paraId="721D0757" w14:textId="77777777" w:rsidR="00F42285" w:rsidRDefault="00F42285" w:rsidP="004B5866">
      <w:pPr>
        <w:spacing w:line="480" w:lineRule="auto"/>
        <w:rPr>
          <w:rFonts w:ascii="Times New Roman" w:hAnsi="Times New Roman" w:cs="Times New Roman"/>
        </w:rPr>
      </w:pPr>
    </w:p>
    <w:p w14:paraId="0CBB8474" w14:textId="77777777" w:rsidR="00F42285" w:rsidRDefault="00F42285" w:rsidP="004B5866">
      <w:pPr>
        <w:spacing w:line="480" w:lineRule="auto"/>
        <w:rPr>
          <w:rFonts w:ascii="Times New Roman" w:hAnsi="Times New Roman" w:cs="Times New Roman"/>
        </w:rPr>
      </w:pPr>
    </w:p>
    <w:p w14:paraId="3745A83C" w14:textId="77777777" w:rsidR="00F42285" w:rsidRDefault="00F42285" w:rsidP="004B5866">
      <w:pPr>
        <w:spacing w:line="480" w:lineRule="auto"/>
        <w:rPr>
          <w:rFonts w:ascii="Times New Roman" w:hAnsi="Times New Roman" w:cs="Times New Roman"/>
        </w:rPr>
      </w:pPr>
    </w:p>
    <w:p w14:paraId="2F01E68B" w14:textId="1106B4F0" w:rsidR="00F42285" w:rsidRDefault="00F42285" w:rsidP="004B5866">
      <w:pPr>
        <w:spacing w:line="480" w:lineRule="auto"/>
        <w:rPr>
          <w:rFonts w:ascii="Times New Roman" w:hAnsi="Times New Roman" w:cs="Times New Roman"/>
        </w:rPr>
      </w:pPr>
      <w:del w:id="351" w:author="Microsoft Office User" w:date="2017-08-18T09:27:00Z">
        <w:r w:rsidDel="00552FD7">
          <w:rPr>
            <w:rFonts w:ascii="Times New Roman" w:hAnsi="Times New Roman" w:cs="Times New Roman"/>
            <w:noProof/>
            <w:lang w:eastAsia="en-US"/>
            <w:rPrChange w:id="352" w:author="Unknown">
              <w:rPr>
                <w:noProof/>
                <w:lang w:eastAsia="en-US"/>
              </w:rPr>
            </w:rPrChange>
          </w:rPr>
          <w:drawing>
            <wp:inline distT="0" distB="0" distL="0" distR="0" wp14:anchorId="2E72F1DD" wp14:editId="7C0322F0">
              <wp:extent cx="5943600" cy="101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del>
      <w:ins w:id="353" w:author="Microsoft Office User" w:date="2017-08-24T13:11:00Z">
        <w:r w:rsidR="0071127B">
          <w:rPr>
            <w:rFonts w:ascii="Times New Roman" w:hAnsi="Times New Roman" w:cs="Times New Roman"/>
            <w:noProof/>
            <w:lang w:eastAsia="en-US"/>
            <w:rPrChange w:id="354" w:author="Unknown">
              <w:rPr>
                <w:noProof/>
                <w:lang w:eastAsia="en-US"/>
              </w:rPr>
            </w:rPrChange>
          </w:rPr>
          <w:drawing>
            <wp:inline distT="0" distB="0" distL="0" distR="0" wp14:anchorId="49580945" wp14:editId="2C221A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ins>
    </w:p>
    <w:p w14:paraId="76FF50DF" w14:textId="77777777" w:rsidR="00F42285" w:rsidRDefault="00F42285" w:rsidP="004B5866">
      <w:pPr>
        <w:spacing w:line="480" w:lineRule="auto"/>
        <w:rPr>
          <w:rFonts w:ascii="Times New Roman" w:hAnsi="Times New Roman" w:cs="Times New Roman"/>
        </w:rPr>
      </w:pPr>
    </w:p>
    <w:p w14:paraId="54B6CED1" w14:textId="69B23466" w:rsidR="004B5866" w:rsidRDefault="004B5866" w:rsidP="004B5866">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w:t>
      </w:r>
      <w:r w:rsidR="002B0573">
        <w:rPr>
          <w:rFonts w:ascii="Times New Roman" w:hAnsi="Times New Roman" w:cs="Times New Roman"/>
          <w:lang w:eastAsia="zh-TW"/>
        </w:rPr>
        <w:t xml:space="preserve">,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r>
          <w:rPr>
            <w:rFonts w:ascii="Cambria Math" w:hAnsi="Cambria Math" w:cs="Times New Roman"/>
          </w:rPr>
          <m:t>w=</m:t>
        </m:r>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r w:rsidR="00F42285">
        <w:rPr>
          <w:rFonts w:ascii="Times New Roman" w:hAnsi="Times New Roman" w:cs="Times New Roman"/>
          <w:lang w:eastAsia="zh-TW"/>
        </w:rPr>
        <w:t xml:space="preserve">SE is the estimated standard error; variance over the tree is </w:t>
      </w:r>
      <w:r w:rsidR="00F42285" w:rsidRPr="00F42285">
        <w:rPr>
          <w:rFonts w:ascii="Times New Roman" w:hAnsi="Times New Roman" w:cs="Times New Roman"/>
          <w:lang w:eastAsia="zh-TW"/>
        </w:rPr>
        <w:t>σ</w:t>
      </w:r>
      <w:r w:rsidR="00F42285" w:rsidRPr="00F42285">
        <w:rPr>
          <w:rFonts w:ascii="Times New Roman" w:hAnsi="Times New Roman" w:cs="Times New Roman"/>
          <w:vertAlign w:val="superscript"/>
          <w:lang w:eastAsia="zh-TW"/>
        </w:rPr>
        <w:t>2</w:t>
      </w:r>
      <w:r w:rsidR="00F42285">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00F42285"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w:t>
      </w:r>
      <w:r w:rsidR="004C0520">
        <w:rPr>
          <w:rFonts w:ascii="Times New Roman" w:hAnsi="Times New Roman" w:cs="Times New Roman"/>
        </w:rPr>
        <w:t xml:space="preserve"> (</w:t>
      </w:r>
      <w:proofErr w:type="spellStart"/>
      <w:r w:rsidR="004C0520">
        <w:rPr>
          <w:rFonts w:ascii="Times New Roman" w:hAnsi="Times New Roman" w:cs="Times New Roman"/>
        </w:rPr>
        <w:t>Burham</w:t>
      </w:r>
      <w:proofErr w:type="spellEnd"/>
      <w:r w:rsidR="004C0520">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042901B2" w14:textId="77777777" w:rsidR="004B5866" w:rsidRDefault="004B5866" w:rsidP="004B5866">
      <w:pPr>
        <w:spacing w:line="480" w:lineRule="auto"/>
        <w:ind w:right="396"/>
        <w:rPr>
          <w:rFonts w:ascii="Times New Roman" w:hAnsi="Times New Roman" w:cs="Times New Roman"/>
        </w:rPr>
      </w:pPr>
    </w:p>
    <w:p w14:paraId="3432AE01" w14:textId="77777777" w:rsidR="004B5866" w:rsidRDefault="004B5866" w:rsidP="004B5866">
      <w:pPr>
        <w:spacing w:line="480" w:lineRule="auto"/>
        <w:ind w:right="396"/>
        <w:rPr>
          <w:rFonts w:ascii="Times New Roman" w:eastAsia="標楷體" w:hAnsi="Times New Roman" w:cs="Times New Roman"/>
          <w:lang w:eastAsia="zh-TW"/>
        </w:rPr>
      </w:pPr>
      <w:commentRangeStart w:id="355"/>
    </w:p>
    <w:p w14:paraId="174A39E0" w14:textId="77777777" w:rsidR="004B5866" w:rsidRDefault="004B5866" w:rsidP="004B5866">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569531C2" wp14:editId="34A2D4F7">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159B143A" w14:textId="77777777" w:rsidR="004B5866" w:rsidRPr="00A54453" w:rsidRDefault="004B5866" w:rsidP="004B5866">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 xml:space="preserve">ive confidence </w:t>
      </w:r>
      <w:proofErr w:type="gramStart"/>
      <w:r>
        <w:rPr>
          <w:rFonts w:ascii="Times New Roman" w:eastAsia="標楷體" w:hAnsi="Times New Roman" w:cs="Times New Roman"/>
          <w:lang w:eastAsia="zh-TW"/>
        </w:rPr>
        <w:t>inter</w:t>
      </w:r>
      <w:commentRangeEnd w:id="355"/>
      <w:proofErr w:type="gramEnd"/>
      <w:r w:rsidR="00E1247F">
        <w:rPr>
          <w:rStyle w:val="CommentReference"/>
        </w:rPr>
        <w:commentReference w:id="355"/>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xml:space="preserve">. In each </w:t>
      </w:r>
      <w:proofErr w:type="gramStart"/>
      <w:r w:rsidRPr="00A54453">
        <w:rPr>
          <w:rFonts w:ascii="Times New Roman" w:eastAsia="標楷體" w:hAnsi="Times New Roman" w:cs="Times New Roman"/>
          <w:lang w:eastAsia="zh-TW"/>
        </w:rPr>
        <w:t>plot</w:t>
      </w:r>
      <w:proofErr w:type="gramEnd"/>
      <w:r w:rsidRPr="00A54453">
        <w:rPr>
          <w:rFonts w:ascii="Times New Roman" w:eastAsia="標楷體" w:hAnsi="Times New Roman" w:cs="Times New Roman"/>
          <w:lang w:eastAsia="zh-TW"/>
        </w:rPr>
        <w:t xml:space="preserve">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7963C457" w14:textId="77777777" w:rsidR="004B5866" w:rsidRPr="00A54453" w:rsidRDefault="004B5866" w:rsidP="004B5866">
      <w:pPr>
        <w:spacing w:line="480" w:lineRule="auto"/>
        <w:rPr>
          <w:rFonts w:ascii="Times New Roman" w:hAnsi="Times New Roman" w:cs="Times New Roman"/>
          <w:lang w:eastAsia="zh-TW"/>
        </w:rPr>
      </w:pPr>
    </w:p>
    <w:p w14:paraId="0370448E" w14:textId="77777777" w:rsidR="004B5866" w:rsidRDefault="004B5866" w:rsidP="004B5866">
      <w:pPr>
        <w:spacing w:line="480" w:lineRule="auto"/>
        <w:outlineLvl w:val="0"/>
        <w:rPr>
          <w:rFonts w:ascii="Times New Roman" w:hAnsi="Times New Roman" w:cs="Times New Roman"/>
          <w:i/>
          <w:lang w:eastAsia="zh-TW"/>
        </w:rPr>
      </w:pPr>
    </w:p>
    <w:p w14:paraId="0502B450" w14:textId="77777777" w:rsidR="004B5866" w:rsidRDefault="004B5866" w:rsidP="004B5866">
      <w:pPr>
        <w:spacing w:line="480" w:lineRule="auto"/>
        <w:outlineLvl w:val="0"/>
        <w:rPr>
          <w:rFonts w:ascii="Times New Roman" w:hAnsi="Times New Roman" w:cs="Times New Roman"/>
          <w:i/>
          <w:lang w:eastAsia="zh-TW"/>
        </w:rPr>
      </w:pPr>
    </w:p>
    <w:p w14:paraId="53CC016E" w14:textId="77777777" w:rsidR="004B5866" w:rsidRPr="00A54453" w:rsidRDefault="004B5866" w:rsidP="004B5866">
      <w:pPr>
        <w:spacing w:line="480" w:lineRule="auto"/>
        <w:outlineLvl w:val="0"/>
        <w:rPr>
          <w:rFonts w:ascii="Times New Roman" w:hAnsi="Times New Roman" w:cs="Times New Roman"/>
          <w:i/>
          <w:lang w:eastAsia="zh-TW"/>
        </w:rPr>
      </w:pPr>
    </w:p>
    <w:p w14:paraId="545FC4C8" w14:textId="77777777" w:rsidR="004B5866" w:rsidRPr="00A54453" w:rsidRDefault="004B5866" w:rsidP="004B5866">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790D151A" w14:textId="77777777" w:rsidR="004B5866" w:rsidRDefault="004B5866" w:rsidP="004B5866">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 can now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 </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 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05EF8E98" w14:textId="77777777" w:rsidR="004B5866" w:rsidRDefault="004B5866" w:rsidP="004B5866">
      <w:pPr>
        <w:spacing w:line="480" w:lineRule="auto"/>
        <w:rPr>
          <w:rFonts w:ascii="Times New Roman" w:hAnsi="Times New Roman" w:cs="Times New Roman"/>
          <w:lang w:eastAsia="zh-TW"/>
        </w:rPr>
      </w:pPr>
    </w:p>
    <w:p w14:paraId="523E1258" w14:textId="77777777" w:rsidR="004B5866" w:rsidRPr="00FC1AB0" w:rsidRDefault="004B5866" w:rsidP="004B5866">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1) the feasibility of running a model given a network and 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32528B7E" w14:textId="77777777" w:rsidR="004B5866" w:rsidDel="00EA6619" w:rsidRDefault="004B5866" w:rsidP="004B5866">
      <w:pPr>
        <w:spacing w:line="480" w:lineRule="auto"/>
        <w:rPr>
          <w:del w:id="356" w:author="Microsoft Office 使用者" w:date="2017-08-22T21:38:00Z"/>
          <w:rFonts w:ascii="Times New Roman" w:hAnsi="Times New Roman" w:cs="Times New Roman"/>
          <w:lang w:eastAsia="zh-TW"/>
        </w:rPr>
      </w:pPr>
    </w:p>
    <w:p w14:paraId="23BE2C3A" w14:textId="5B6AFFFB" w:rsidR="004B5866" w:rsidRPr="00C61D5F" w:rsidRDefault="004B5866" w:rsidP="004B5866">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del w:id="357" w:author="Microsoft Office 使用者" w:date="2017-08-22T21:52:00Z">
        <w:r w:rsidRPr="00A54453" w:rsidDel="007E5A34">
          <w:rPr>
            <w:rFonts w:ascii="Times New Roman" w:hAnsi="Times New Roman" w:cs="Times New Roman"/>
          </w:rPr>
          <w:delText>,</w:delText>
        </w:r>
      </w:del>
      <w:r w:rsidRPr="00A54453">
        <w:rPr>
          <w:rFonts w:ascii="Times New Roman" w:hAnsi="Times New Roman" w:cs="Times New Roman"/>
          <w:lang w:eastAsia="zh-TW"/>
        </w:rPr>
        <w:t xml:space="preserve"> </w:t>
      </w:r>
      <w:r w:rsidRPr="00A54453">
        <w:rPr>
          <w:rFonts w:ascii="Times New Roman" w:hAnsi="Times New Roman" w:cs="Times New Roman"/>
        </w:rPr>
        <w:t>1991; O'Meara et al.</w:t>
      </w:r>
      <w:del w:id="358" w:author="Microsoft Office 使用者" w:date="2017-08-22T21:52:00Z">
        <w:r w:rsidRPr="00A54453" w:rsidDel="007E5A34">
          <w:rPr>
            <w:rFonts w:ascii="Times New Roman" w:hAnsi="Times New Roman" w:cs="Times New Roman"/>
          </w:rPr>
          <w:delText>,</w:delText>
        </w:r>
      </w:del>
      <w:r w:rsidRPr="00A54453">
        <w:rPr>
          <w:rFonts w:ascii="Times New Roman" w:hAnsi="Times New Roman" w:cs="Times New Roman"/>
        </w:rPr>
        <w:t xml:space="preserve"> 2006; </w:t>
      </w:r>
      <w:proofErr w:type="spellStart"/>
      <w:r w:rsidRPr="00A54453">
        <w:rPr>
          <w:rFonts w:ascii="Times New Roman" w:hAnsi="Times New Roman" w:cs="Times New Roman"/>
        </w:rPr>
        <w:t>Revell</w:t>
      </w:r>
      <w:proofErr w:type="spellEnd"/>
      <w:del w:id="359" w:author="Microsoft Office 使用者" w:date="2017-08-22T21:52:00Z">
        <w:r w:rsidRPr="00A54453" w:rsidDel="007E5A34">
          <w:rPr>
            <w:rFonts w:ascii="Times New Roman" w:hAnsi="Times New Roman" w:cs="Times New Roman"/>
          </w:rPr>
          <w:delText>,</w:delText>
        </w:r>
      </w:del>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lastRenderedPageBreak/>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w:t>
      </w:r>
      <w:del w:id="360" w:author="Microsoft Office 使用者" w:date="2017-08-22T21:39:00Z">
        <w:r w:rsidRPr="00A54453" w:rsidDel="00EA6619">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ins w:id="361" w:author="Microsoft Office 使用者" w:date="2017-08-22T21:48:00Z">
        <w:r w:rsidR="007E5A34">
          <w:rPr>
            <w:rFonts w:ascii="Times New Roman" w:hAnsi="Times New Roman" w:cs="Times New Roman"/>
          </w:rPr>
          <w:t xml:space="preserve"> or </w:t>
        </w:r>
      </w:ins>
      <w:ins w:id="362" w:author="Microsoft Office 使用者" w:date="2017-08-22T21:49:00Z">
        <w:r w:rsidR="007E5A34">
          <w:rPr>
            <w:rFonts w:ascii="Times New Roman" w:hAnsi="Times New Roman" w:cs="Times New Roman"/>
          </w:rPr>
          <w:t>to model</w:t>
        </w:r>
      </w:ins>
      <w:ins w:id="363" w:author="Microsoft Office 使用者" w:date="2017-08-22T21:50:00Z">
        <w:r w:rsidR="007E5A34">
          <w:rPr>
            <w:rFonts w:ascii="Times New Roman" w:hAnsi="Times New Roman" w:cs="Times New Roman"/>
          </w:rPr>
          <w:t xml:space="preserve"> the evolution of</w:t>
        </w:r>
      </w:ins>
      <w:ins w:id="364" w:author="Microsoft Office 使用者" w:date="2017-08-22T21:49:00Z">
        <w:r w:rsidR="007E5A34">
          <w:rPr>
            <w:rFonts w:ascii="Times New Roman" w:hAnsi="Times New Roman" w:cs="Times New Roman"/>
          </w:rPr>
          <w:t xml:space="preserve"> interacting population (</w:t>
        </w:r>
      </w:ins>
      <w:proofErr w:type="spellStart"/>
      <w:ins w:id="365" w:author="Microsoft Office 使用者" w:date="2017-08-22T21:48:00Z">
        <w:r w:rsidR="007E5A34">
          <w:rPr>
            <w:rFonts w:ascii="Times New Roman" w:hAnsi="Times New Roman" w:cs="Times New Roman"/>
            <w:lang w:eastAsia="zh-TW"/>
          </w:rPr>
          <w:t>Bartoszek</w:t>
        </w:r>
        <w:proofErr w:type="spellEnd"/>
        <w:r w:rsidR="007E5A34">
          <w:rPr>
            <w:rFonts w:ascii="Times New Roman" w:hAnsi="Times New Roman" w:cs="Times New Roman"/>
            <w:lang w:eastAsia="zh-TW"/>
          </w:rPr>
          <w:t xml:space="preserve"> et al. 2017</w:t>
        </w:r>
      </w:ins>
      <w:ins w:id="366" w:author="Microsoft Office 使用者" w:date="2017-08-22T21:49:00Z">
        <w:r w:rsidR="007E5A34">
          <w:rPr>
            <w:rFonts w:ascii="Times New Roman" w:hAnsi="Times New Roman" w:cs="Times New Roman"/>
            <w:lang w:eastAsia="zh-TW"/>
          </w:rPr>
          <w:t>)</w:t>
        </w:r>
      </w:ins>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51B38389" w14:textId="77777777" w:rsidR="004B5866" w:rsidRPr="00C61D5F" w:rsidRDefault="004B5866" w:rsidP="004B5866">
      <w:pPr>
        <w:spacing w:line="480" w:lineRule="auto"/>
        <w:rPr>
          <w:rFonts w:ascii="Times New Roman" w:hAnsi="Times New Roman" w:cs="Times New Roman"/>
          <w:lang w:eastAsia="zh-TW"/>
        </w:rPr>
      </w:pPr>
    </w:p>
    <w:p w14:paraId="6ECA1022" w14:textId="77777777" w:rsidR="004B5866" w:rsidRDefault="004B5866" w:rsidP="004B5866">
      <w:pPr>
        <w:spacing w:line="480" w:lineRule="auto"/>
        <w:rPr>
          <w:ins w:id="367" w:author="Microsoft Office User" w:date="2017-08-07T15:47: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69F9D45E" w14:textId="77777777" w:rsidR="00B96EBF" w:rsidRDefault="00B96EBF" w:rsidP="004B5866">
      <w:pPr>
        <w:spacing w:line="480" w:lineRule="auto"/>
        <w:rPr>
          <w:ins w:id="368" w:author="Microsoft Office User" w:date="2017-08-07T15:47:00Z"/>
          <w:rFonts w:ascii="Times New Roman" w:hAnsi="Times New Roman" w:cs="Times New Roman"/>
          <w:lang w:eastAsia="zh-TW"/>
        </w:rPr>
      </w:pPr>
    </w:p>
    <w:p w14:paraId="27800338" w14:textId="77777777" w:rsidR="0026122C" w:rsidRDefault="00B96EBF" w:rsidP="0026122C">
      <w:pPr>
        <w:spacing w:line="480" w:lineRule="auto"/>
        <w:jc w:val="center"/>
        <w:rPr>
          <w:ins w:id="369" w:author="Tony Jhwueng" w:date="2017-08-10T11:54:00Z"/>
          <w:rFonts w:ascii="Times New Roman" w:hAnsi="Times New Roman" w:cs="Times New Roman"/>
          <w:lang w:eastAsia="zh-TW"/>
        </w:rPr>
      </w:pPr>
      <w:ins w:id="370" w:author="Microsoft Office User" w:date="2017-08-07T15:47:00Z">
        <w:r>
          <w:rPr>
            <w:rFonts w:ascii="Times New Roman" w:hAnsi="Times New Roman" w:cs="Times New Roman"/>
            <w:lang w:eastAsia="zh-TW"/>
          </w:rPr>
          <w:t>A key input to our method is a phylogenetic network. There are an increasing number of</w:t>
        </w:r>
      </w:ins>
      <w:ins w:id="371" w:author="Tony Jhwueng" w:date="2017-08-10T11:54:00Z">
        <w:r w:rsidR="0026122C">
          <w:rPr>
            <w:rFonts w:ascii="Times New Roman" w:hAnsi="Times New Roman" w:cs="Times New Roman"/>
            <w:lang w:eastAsia="zh-TW"/>
          </w:rPr>
          <w:t xml:space="preserve"> </w:t>
        </w:r>
      </w:ins>
    </w:p>
    <w:p w14:paraId="42D2DD95" w14:textId="09A9118C" w:rsidR="00B96EBF" w:rsidRPr="00A54453" w:rsidRDefault="00B96EBF" w:rsidP="0026122C">
      <w:pPr>
        <w:spacing w:line="480" w:lineRule="auto"/>
        <w:rPr>
          <w:rFonts w:ascii="Times New Roman" w:hAnsi="Times New Roman" w:cs="Times New Roman"/>
          <w:lang w:eastAsia="zh-TW"/>
        </w:rPr>
      </w:pPr>
      <w:ins w:id="372" w:author="Microsoft Office User" w:date="2017-08-07T15:47:00Z">
        <w:del w:id="373" w:author="Tony Jhwueng" w:date="2017-08-10T11:54:00Z">
          <w:r w:rsidDel="0026122C">
            <w:rPr>
              <w:rFonts w:ascii="Times New Roman" w:hAnsi="Times New Roman" w:cs="Times New Roman"/>
              <w:lang w:eastAsia="zh-TW"/>
            </w:rPr>
            <w:lastRenderedPageBreak/>
            <w:delText xml:space="preserve"> </w:delText>
          </w:r>
        </w:del>
        <w:r>
          <w:rPr>
            <w:rFonts w:ascii="Times New Roman" w:hAnsi="Times New Roman" w:cs="Times New Roman"/>
            <w:lang w:eastAsia="zh-TW"/>
          </w:rPr>
          <w:t>approaches to inferring these (</w:t>
        </w:r>
      </w:ins>
      <w:commentRangeStart w:id="374"/>
      <w:proofErr w:type="spellStart"/>
      <w:ins w:id="375" w:author="Tony Jhwueng" w:date="2017-08-10T11:54:00Z">
        <w:r w:rsidR="0026122C">
          <w:rPr>
            <w:rFonts w:ascii="Times New Roman" w:hAnsi="Times New Roman" w:cs="Times New Roman"/>
            <w:lang w:eastAsia="zh-TW"/>
          </w:rPr>
          <w:t>Sol</w:t>
        </w:r>
      </w:ins>
      <w:ins w:id="376" w:author="Tony Jhwueng" w:date="2017-08-10T11:55:00Z">
        <w:r w:rsidR="0026122C" w:rsidRPr="0026122C">
          <w:rPr>
            <w:rFonts w:ascii="Times New Roman" w:hAnsi="Times New Roman" w:cs="Times New Roman"/>
            <w:lang w:eastAsia="zh-TW"/>
          </w:rPr>
          <w:t>í</w:t>
        </w:r>
      </w:ins>
      <w:ins w:id="377" w:author="Tony Jhwueng" w:date="2017-08-10T11:54:00Z">
        <w:r w:rsidR="0026122C">
          <w:rPr>
            <w:rFonts w:ascii="Times New Roman" w:hAnsi="Times New Roman" w:cs="Times New Roman"/>
            <w:lang w:eastAsia="zh-TW"/>
          </w:rPr>
          <w:t>s</w:t>
        </w:r>
      </w:ins>
      <w:commentRangeEnd w:id="374"/>
      <w:proofErr w:type="spellEnd"/>
      <w:ins w:id="378" w:author="Tony Jhwueng" w:date="2017-08-10T11:55:00Z">
        <w:r w:rsidR="0026122C">
          <w:rPr>
            <w:rStyle w:val="CommentReference"/>
          </w:rPr>
          <w:commentReference w:id="374"/>
        </w:r>
      </w:ins>
      <w:ins w:id="379" w:author="Tony Jhwueng" w:date="2017-08-10T11:54:00Z">
        <w:r w:rsidR="0026122C">
          <w:rPr>
            <w:rFonts w:ascii="Times New Roman" w:hAnsi="Times New Roman" w:cs="Times New Roman"/>
            <w:lang w:eastAsia="zh-TW"/>
          </w:rPr>
          <w:t xml:space="preserve">-Lemus and </w:t>
        </w:r>
      </w:ins>
      <w:ins w:id="380" w:author="Microsoft Office User" w:date="2017-08-07T15:47:00Z">
        <w:del w:id="381" w:author="Tony Jhwueng" w:date="2017-08-10T11:52:00Z">
          <w:r w:rsidDel="0026122C">
            <w:rPr>
              <w:rFonts w:ascii="Times New Roman" w:hAnsi="Times New Roman" w:cs="Times New Roman"/>
              <w:lang w:eastAsia="zh-TW"/>
            </w:rPr>
            <w:delText>_</w:delText>
          </w:r>
        </w:del>
      </w:ins>
      <w:proofErr w:type="spellStart"/>
      <w:ins w:id="382" w:author="Tony Jhwueng" w:date="2017-08-10T11:52:00Z">
        <w:r w:rsidR="0026122C">
          <w:rPr>
            <w:rFonts w:ascii="Times New Roman" w:hAnsi="Times New Roman" w:cs="Times New Roman"/>
            <w:lang w:eastAsia="zh-TW"/>
          </w:rPr>
          <w:t>An</w:t>
        </w:r>
      </w:ins>
      <w:ins w:id="383" w:author="Tony Jhwueng" w:date="2017-08-10T11:54:00Z">
        <w:r w:rsidR="0026122C" w:rsidRPr="0026122C">
          <w:rPr>
            <w:rFonts w:ascii="Times New Roman" w:hAnsi="Times New Roman" w:cs="Times New Roman"/>
            <w:lang w:eastAsia="zh-TW"/>
          </w:rPr>
          <w:t>é</w:t>
        </w:r>
        <w:proofErr w:type="spellEnd"/>
        <w:r w:rsidR="0026122C">
          <w:rPr>
            <w:rFonts w:ascii="Times New Roman" w:hAnsi="Times New Roman" w:cs="Times New Roman"/>
            <w:lang w:eastAsia="zh-TW"/>
          </w:rPr>
          <w:t xml:space="preserve"> </w:t>
        </w:r>
      </w:ins>
      <w:ins w:id="384" w:author="Tony Jhwueng" w:date="2017-08-10T11:55:00Z">
        <w:r w:rsidR="0026122C">
          <w:rPr>
            <w:rFonts w:ascii="Times New Roman" w:hAnsi="Times New Roman" w:cs="Times New Roman"/>
            <w:lang w:eastAsia="zh-TW"/>
          </w:rPr>
          <w:t>2016</w:t>
        </w:r>
      </w:ins>
      <w:ins w:id="385" w:author="Microsoft Office User" w:date="2017-08-07T15:47:00Z">
        <w:del w:id="386" w:author="Tony Jhwueng" w:date="2017-08-10T11:52:00Z">
          <w:r w:rsidDel="0026122C">
            <w:rPr>
              <w:rFonts w:ascii="Times New Roman" w:hAnsi="Times New Roman" w:cs="Times New Roman"/>
              <w:lang w:eastAsia="zh-TW"/>
            </w:rPr>
            <w:delText>_____</w:delText>
          </w:r>
        </w:del>
        <w:r>
          <w:rPr>
            <w:rFonts w:ascii="Times New Roman" w:hAnsi="Times New Roman" w:cs="Times New Roman"/>
            <w:lang w:eastAsia="zh-TW"/>
          </w:rPr>
          <w:t xml:space="preserve">),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w:t>
        </w:r>
      </w:ins>
      <w:ins w:id="387" w:author="Microsoft Office User" w:date="2017-08-07T15:48:00Z">
        <w:r w:rsidR="00041EF5">
          <w:rPr>
            <w:rFonts w:ascii="Times New Roman" w:hAnsi="Times New Roman" w:cs="Times New Roman"/>
            <w:lang w:eastAsia="zh-TW"/>
          </w:rPr>
          <w:t>As with other comparative methods, quality of the input phylogeny (or in our case, phylogenetic network) may affect results. For models like this, which are essentially based on rescaling the variance covariance matrix, branch lengths as well as topology matter.</w:t>
        </w:r>
      </w:ins>
    </w:p>
    <w:p w14:paraId="58D9E1BC" w14:textId="77777777" w:rsidR="004B5866" w:rsidRPr="00A54453" w:rsidRDefault="004B5866" w:rsidP="004B5866">
      <w:pPr>
        <w:spacing w:line="480" w:lineRule="auto"/>
        <w:rPr>
          <w:rFonts w:ascii="Times New Roman" w:hAnsi="Times New Roman" w:cs="Times New Roman"/>
          <w:lang w:eastAsia="zh-TW"/>
        </w:rPr>
      </w:pPr>
    </w:p>
    <w:p w14:paraId="39B5CD07" w14:textId="377DC6E5" w:rsidR="004B5866" w:rsidRDefault="004B5866" w:rsidP="004B5866">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w:t>
      </w:r>
      <w:del w:id="388" w:author="Microsoft Office User" w:date="2017-08-22T11:46:00Z">
        <w:r w:rsidDel="00C008CE">
          <w:rPr>
            <w:rFonts w:ascii="Times New Roman" w:hAnsi="Times New Roman" w:cs="Times New Roman"/>
            <w:lang w:eastAsia="zh-TW"/>
          </w:rPr>
          <w:delText xml:space="preserve">trivial </w:delText>
        </w:r>
      </w:del>
      <w:ins w:id="389" w:author="Microsoft Office User" w:date="2017-08-22T11:46:00Z">
        <w:r w:rsidR="00C008CE">
          <w:rPr>
            <w:rFonts w:ascii="Times New Roman" w:hAnsi="Times New Roman" w:cs="Times New Roman"/>
            <w:lang w:eastAsia="zh-TW"/>
          </w:rPr>
          <w:t xml:space="preserve">straightforward </w:t>
        </w:r>
      </w:ins>
      <w:r>
        <w:rPr>
          <w:rFonts w:ascii="Times New Roman" w:hAnsi="Times New Roman" w:cs="Times New Roman"/>
          <w:lang w:eastAsia="zh-TW"/>
        </w:rPr>
        <w:t>to use the existing approach to estimate ancestral states on a network</w:t>
      </w:r>
      <w:ins w:id="390" w:author="Microsoft Office User" w:date="2017-08-07T15:46:00Z">
        <w:r w:rsidR="00807DEB">
          <w:rPr>
            <w:rFonts w:ascii="Times New Roman" w:hAnsi="Times New Roman" w:cs="Times New Roman"/>
            <w:lang w:eastAsia="zh-TW"/>
          </w:rPr>
          <w:t xml:space="preserve"> (</w:t>
        </w:r>
      </w:ins>
      <w:ins w:id="391" w:author="Microsoft Office User" w:date="2017-08-22T11:46:00Z">
        <w:r w:rsidR="00C008CE">
          <w:rPr>
            <w:rFonts w:ascii="Times New Roman" w:hAnsi="Times New Roman" w:cs="Times New Roman"/>
            <w:lang w:eastAsia="zh-TW"/>
          </w:rPr>
          <w:t>as implemented in</w:t>
        </w:r>
      </w:ins>
      <w:ins w:id="392" w:author="Microsoft Office User" w:date="2017-08-22T11:47:00Z">
        <w:r w:rsidR="00C008CE">
          <w:rPr>
            <w:rFonts w:ascii="Times New Roman" w:hAnsi="Times New Roman" w:cs="Times New Roman"/>
            <w:lang w:eastAsia="zh-TW"/>
          </w:rPr>
          <w:t xml:space="preserve"> recent </w:t>
        </w:r>
        <w:proofErr w:type="spellStart"/>
        <w:r w:rsidR="00C008CE">
          <w:rPr>
            <w:rFonts w:ascii="Times New Roman" w:hAnsi="Times New Roman" w:cs="Times New Roman"/>
            <w:lang w:eastAsia="zh-TW"/>
          </w:rPr>
          <w:t>verisons</w:t>
        </w:r>
      </w:ins>
      <w:proofErr w:type="spellEnd"/>
      <w:ins w:id="393" w:author="Microsoft Office User" w:date="2017-08-22T11:46:00Z">
        <w:r w:rsidR="00C008CE">
          <w:rPr>
            <w:rFonts w:ascii="Times New Roman" w:hAnsi="Times New Roman" w:cs="Times New Roman"/>
            <w:lang w:eastAsia="zh-TW"/>
          </w:rPr>
          <w:t xml:space="preserve"> </w:t>
        </w:r>
      </w:ins>
      <w:ins w:id="394" w:author="Microsoft Office User" w:date="2017-08-22T11:47:00Z">
        <w:r w:rsidR="00C008CE">
          <w:rPr>
            <w:rFonts w:ascii="Times New Roman" w:hAnsi="Times New Roman" w:cs="Times New Roman"/>
            <w:lang w:eastAsia="zh-TW"/>
          </w:rPr>
          <w:t xml:space="preserve">for a related model in </w:t>
        </w:r>
      </w:ins>
      <w:ins w:id="395" w:author="Microsoft Office User" w:date="2017-08-22T11:46:00Z">
        <w:r w:rsidR="00C008CE">
          <w:rPr>
            <w:rFonts w:ascii="Times New Roman" w:hAnsi="Times New Roman" w:cs="Times New Roman"/>
            <w:lang w:eastAsia="zh-TW"/>
          </w:rPr>
          <w:t xml:space="preserve">the </w:t>
        </w:r>
        <w:proofErr w:type="spellStart"/>
        <w:r w:rsidR="00C008CE">
          <w:rPr>
            <w:rFonts w:ascii="Times New Roman" w:hAnsi="Times New Roman" w:cs="Times New Roman"/>
            <w:lang w:eastAsia="zh-TW"/>
          </w:rPr>
          <w:t>PhyloNetworks</w:t>
        </w:r>
        <w:proofErr w:type="spellEnd"/>
        <w:r w:rsidR="00C008CE">
          <w:rPr>
            <w:rFonts w:ascii="Times New Roman" w:hAnsi="Times New Roman" w:cs="Times New Roman"/>
            <w:lang w:eastAsia="zh-TW"/>
          </w:rPr>
          <w:t xml:space="preserve"> package</w:t>
        </w:r>
      </w:ins>
      <w:ins w:id="396" w:author="Microsoft Office User" w:date="2017-08-22T11:47:00Z">
        <w:r w:rsidR="00C008CE">
          <w:rPr>
            <w:rFonts w:ascii="Times New Roman" w:hAnsi="Times New Roman" w:cs="Times New Roman"/>
            <w:lang w:eastAsia="zh-TW"/>
          </w:rPr>
          <w:t xml:space="preserve"> (</w:t>
        </w:r>
        <w:proofErr w:type="spellStart"/>
        <w:r w:rsidR="00C008CE">
          <w:rPr>
            <w:rFonts w:ascii="Times New Roman" w:hAnsi="Times New Roman" w:cs="Times New Roman"/>
            <w:lang w:eastAsia="zh-TW"/>
          </w:rPr>
          <w:t>Solís</w:t>
        </w:r>
        <w:proofErr w:type="spellEnd"/>
        <w:r w:rsidR="00C008CE">
          <w:rPr>
            <w:rFonts w:ascii="Times New Roman" w:hAnsi="Times New Roman" w:cs="Times New Roman"/>
            <w:lang w:eastAsia="zh-TW"/>
          </w:rPr>
          <w:t xml:space="preserve">-Lemus and </w:t>
        </w:r>
        <w:proofErr w:type="spellStart"/>
        <w:r w:rsidR="00C008CE">
          <w:rPr>
            <w:rFonts w:ascii="Times New Roman" w:hAnsi="Times New Roman" w:cs="Times New Roman"/>
            <w:lang w:eastAsia="zh-TW"/>
          </w:rPr>
          <w:t>Ané</w:t>
        </w:r>
        <w:proofErr w:type="spellEnd"/>
        <w:del w:id="397" w:author="Microsoft Office 使用者" w:date="2017-08-22T21:52:00Z">
          <w:r w:rsidR="00C008CE" w:rsidDel="007E5A34">
            <w:rPr>
              <w:rFonts w:ascii="Times New Roman" w:hAnsi="Times New Roman" w:cs="Times New Roman"/>
              <w:lang w:eastAsia="zh-TW"/>
            </w:rPr>
            <w:delText>,</w:delText>
          </w:r>
        </w:del>
        <w:r w:rsidR="00C008CE">
          <w:rPr>
            <w:rFonts w:ascii="Times New Roman" w:hAnsi="Times New Roman" w:cs="Times New Roman"/>
            <w:lang w:eastAsia="zh-TW"/>
          </w:rPr>
          <w:t xml:space="preserve"> 2016</w:t>
        </w:r>
      </w:ins>
      <w:ins w:id="398" w:author="Microsoft Office User" w:date="2017-08-07T15:46:00Z">
        <w:r w:rsidR="00C008CE">
          <w:rPr>
            <w:rFonts w:ascii="Times New Roman" w:hAnsi="Times New Roman" w:cs="Times New Roman"/>
            <w:lang w:eastAsia="zh-TW"/>
          </w:rPr>
          <w:t>)</w:t>
        </w:r>
        <w:r w:rsidR="00807DEB">
          <w:rPr>
            <w:rStyle w:val="CommentReference"/>
          </w:rPr>
          <w:commentReference w:id="399"/>
        </w:r>
      </w:ins>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0E875652" w14:textId="77777777" w:rsidR="004B5866" w:rsidRDefault="004B5866" w:rsidP="004B5866">
      <w:pPr>
        <w:spacing w:line="480" w:lineRule="auto"/>
        <w:rPr>
          <w:rFonts w:ascii="Times New Roman" w:hAnsi="Times New Roman" w:cs="Times New Roman"/>
          <w:lang w:eastAsia="zh-TW"/>
        </w:rPr>
      </w:pPr>
    </w:p>
    <w:p w14:paraId="790733EB" w14:textId="77777777" w:rsidR="004B5866" w:rsidRPr="00A54453" w:rsidRDefault="004B5866" w:rsidP="004B5866">
      <w:pPr>
        <w:spacing w:line="480" w:lineRule="auto"/>
        <w:rPr>
          <w:rFonts w:ascii="Times New Roman" w:hAnsi="Times New Roman" w:cs="Times New Roman"/>
          <w:lang w:eastAsia="zh-TW"/>
        </w:rPr>
      </w:pPr>
    </w:p>
    <w:p w14:paraId="245FBE0D" w14:textId="77777777" w:rsidR="004B5866" w:rsidRDefault="004B5866" w:rsidP="004B5866">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080ABFFC" w14:textId="77777777" w:rsidR="004B5866" w:rsidRPr="00A54453" w:rsidRDefault="004B5866" w:rsidP="004B5866">
      <w:pPr>
        <w:spacing w:line="480" w:lineRule="auto"/>
        <w:rPr>
          <w:rFonts w:ascii="Times New Roman" w:eastAsia="Times New Roman" w:hAnsi="Times New Roman" w:cs="Times New Roman"/>
          <w:color w:val="000000" w:themeColor="text1"/>
        </w:rPr>
      </w:pPr>
    </w:p>
    <w:p w14:paraId="1F73D00F" w14:textId="3F2DE1E8" w:rsidR="004B5866" w:rsidRPr="001F6F27" w:rsidRDefault="004B5866" w:rsidP="004B5866">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w:t>
      </w:r>
      <w:r w:rsidR="00C909C9">
        <w:rPr>
          <w:rFonts w:ascii="Times New Roman" w:hAnsi="Times New Roman" w:cs="Times New Roman"/>
          <w:lang w:eastAsia="zh-TW"/>
        </w:rPr>
        <w:t>to improve</w:t>
      </w:r>
      <w:r>
        <w:rPr>
          <w:rFonts w:ascii="Times New Roman" w:hAnsi="Times New Roman" w:cs="Times New Roman"/>
          <w:lang w:eastAsia="zh-TW"/>
        </w:rPr>
        <w:t xml:space="preserve"> this manuscript</w:t>
      </w:r>
      <w:r w:rsidR="00C909C9">
        <w:rPr>
          <w:rFonts w:ascii="Times New Roman" w:hAnsi="Times New Roman" w:cs="Times New Roman"/>
          <w:lang w:eastAsia="zh-TW"/>
        </w:rPr>
        <w:t xml:space="preserve">, especially Paul </w:t>
      </w:r>
      <w:proofErr w:type="spellStart"/>
      <w:r w:rsidR="00C909C9">
        <w:rPr>
          <w:rFonts w:ascii="Times New Roman" w:hAnsi="Times New Roman" w:cs="Times New Roman"/>
          <w:lang w:eastAsia="zh-TW"/>
        </w:rPr>
        <w:t>Bastide</w:t>
      </w:r>
      <w:proofErr w:type="spellEnd"/>
      <w:r w:rsidR="00C909C9">
        <w:rPr>
          <w:rFonts w:ascii="Times New Roman" w:hAnsi="Times New Roman" w:cs="Times New Roman"/>
          <w:lang w:eastAsia="zh-TW"/>
        </w:rPr>
        <w:t xml:space="preserve"> for finding a mathematical error in an earlier version</w:t>
      </w:r>
      <w:r>
        <w:rPr>
          <w:rFonts w:ascii="Times New Roman" w:hAnsi="Times New Roman" w:cs="Times New Roman"/>
          <w:lang w:eastAsia="zh-TW"/>
        </w:rPr>
        <w:t xml:space="preserve">.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thank the National Institute for Biological and Mathematical </w:t>
      </w:r>
      <w:r>
        <w:rPr>
          <w:rFonts w:ascii="Times New Roman" w:hAnsi="Times New Roman" w:cs="Times New Roman"/>
          <w:lang w:eastAsia="zh-TW"/>
        </w:rPr>
        <w:lastRenderedPageBreak/>
        <w:t>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sidR="002403DE">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sidR="002403DE">
        <w:rPr>
          <w:rFonts w:ascii="Times New Roman" w:eastAsia="Times New Roman" w:hAnsi="Times New Roman" w:cs="Times New Roman"/>
        </w:rPr>
        <w:t>.</w:t>
      </w:r>
      <w:r w:rsidRPr="00A54453">
        <w:rPr>
          <w:rFonts w:ascii="Times New Roman" w:eastAsia="Times New Roman" w:hAnsi="Times New Roman" w:cs="Times New Roman"/>
        </w:rPr>
        <w:t>O</w:t>
      </w:r>
      <w:r w:rsidR="002403DE">
        <w:rPr>
          <w:rFonts w:ascii="Times New Roman" w:eastAsia="Times New Roman" w:hAnsi="Times New Roman" w:cs="Times New Roman"/>
        </w:rPr>
        <w:t>.</w:t>
      </w:r>
      <w:r w:rsidRPr="00A54453">
        <w:rPr>
          <w:rFonts w:ascii="Times New Roman" w:eastAsia="Times New Roman" w:hAnsi="Times New Roman" w:cs="Times New Roman"/>
        </w:rPr>
        <w:t>C</w:t>
      </w:r>
      <w:r w:rsidR="002403DE">
        <w:rPr>
          <w:rFonts w:ascii="Times New Roman" w:eastAsia="Times New Roman" w:hAnsi="Times New Roman" w:cs="Times New Roman"/>
        </w:rPr>
        <w:t>.</w:t>
      </w:r>
      <w:r w:rsidRPr="00A54453">
        <w:rPr>
          <w:rFonts w:ascii="Times New Roman" w:eastAsia="Times New Roman" w:hAnsi="Times New Roman" w:cs="Times New Roman"/>
        </w:rPr>
        <w:t xml:space="preserve">, </w:t>
      </w:r>
      <w:r w:rsidR="007019F8">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sidR="007019F8">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sidR="007019F8">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sidR="007019F8">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39019B0D" w14:textId="77777777" w:rsidR="004B5866" w:rsidRPr="00A54453" w:rsidRDefault="004B5866" w:rsidP="004B5866">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0DA62621" w14:textId="77777777" w:rsidR="004B5866" w:rsidRDefault="004B5866" w:rsidP="004B5866">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3A1182C0" w14:textId="77777777" w:rsidR="004B5866" w:rsidRDefault="004B5866" w:rsidP="004B5866">
      <w:pPr>
        <w:spacing w:line="480" w:lineRule="auto"/>
        <w:ind w:left="360" w:hanging="360"/>
        <w:outlineLvl w:val="0"/>
        <w:rPr>
          <w:ins w:id="400" w:author="Microsoft Office 使用者" w:date="2017-08-22T21:45:00Z"/>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00421671" w14:textId="2D5FF8D5" w:rsidR="00EA6619" w:rsidRPr="00A54453" w:rsidRDefault="00EA6619" w:rsidP="004B5866">
      <w:pPr>
        <w:spacing w:line="480" w:lineRule="auto"/>
        <w:ind w:left="360" w:hanging="360"/>
        <w:outlineLvl w:val="0"/>
        <w:rPr>
          <w:rFonts w:ascii="Times New Roman" w:hAnsi="Times New Roman" w:cs="Times New Roman"/>
        </w:rPr>
      </w:pPr>
      <w:proofErr w:type="spellStart"/>
      <w:ins w:id="401" w:author="Microsoft Office 使用者" w:date="2017-08-22T21:45:00Z">
        <w:r w:rsidRPr="00EA6619">
          <w:rPr>
            <w:rFonts w:ascii="Times New Roman" w:hAnsi="Times New Roman" w:cs="Times New Roman"/>
          </w:rPr>
          <w:t>Bartoszek</w:t>
        </w:r>
        <w:proofErr w:type="spellEnd"/>
        <w:r w:rsidR="007E5A34">
          <w:rPr>
            <w:rFonts w:ascii="Times New Roman" w:hAnsi="Times New Roman" w:cs="Times New Roman"/>
          </w:rPr>
          <w:t xml:space="preserve"> K., </w:t>
        </w:r>
        <w:proofErr w:type="spellStart"/>
        <w:r w:rsidR="007E5A34">
          <w:rPr>
            <w:rFonts w:ascii="Times New Roman" w:hAnsi="Times New Roman" w:cs="Times New Roman"/>
          </w:rPr>
          <w:t>Gl</w:t>
        </w:r>
      </w:ins>
      <w:ins w:id="402" w:author="Microsoft Office 使用者" w:date="2017-08-22T21:47:00Z">
        <w:r w:rsidR="007E5A34" w:rsidRPr="00501920">
          <w:rPr>
            <w:rFonts w:ascii="Times New Roman" w:hAnsi="Times New Roman" w:cs="Times New Roman"/>
          </w:rPr>
          <w:t>é</w:t>
        </w:r>
      </w:ins>
      <w:ins w:id="403" w:author="Microsoft Office 使用者" w:date="2017-08-22T21:45:00Z">
        <w:r w:rsidRPr="00EA6619">
          <w:rPr>
            <w:rFonts w:ascii="Times New Roman" w:hAnsi="Times New Roman" w:cs="Times New Roman"/>
          </w:rPr>
          <w:t>min</w:t>
        </w:r>
      </w:ins>
      <w:proofErr w:type="spellEnd"/>
      <w:ins w:id="404" w:author="Microsoft Office 使用者" w:date="2017-08-22T21:46:00Z">
        <w:r w:rsidR="007E5A34">
          <w:rPr>
            <w:rFonts w:ascii="Times New Roman" w:hAnsi="Times New Roman" w:cs="Times New Roman"/>
          </w:rPr>
          <w:t xml:space="preserve"> </w:t>
        </w:r>
        <w:proofErr w:type="gramStart"/>
        <w:r w:rsidR="007E5A34">
          <w:rPr>
            <w:rFonts w:ascii="Times New Roman" w:hAnsi="Times New Roman" w:cs="Times New Roman"/>
          </w:rPr>
          <w:t>S.</w:t>
        </w:r>
      </w:ins>
      <w:ins w:id="405" w:author="Microsoft Office 使用者" w:date="2017-08-22T21:45:00Z">
        <w:r w:rsidR="007E5A34">
          <w:rPr>
            <w:rFonts w:ascii="Times New Roman" w:hAnsi="Times New Roman" w:cs="Times New Roman"/>
          </w:rPr>
          <w:t>,</w:t>
        </w:r>
        <w:proofErr w:type="spellStart"/>
        <w:r w:rsidRPr="00EA6619">
          <w:rPr>
            <w:rFonts w:ascii="Times New Roman" w:hAnsi="Times New Roman" w:cs="Times New Roman"/>
          </w:rPr>
          <w:t>Kaj</w:t>
        </w:r>
      </w:ins>
      <w:proofErr w:type="spellEnd"/>
      <w:proofErr w:type="gramEnd"/>
      <w:ins w:id="406" w:author="Microsoft Office 使用者" w:date="2017-08-22T21:46:00Z">
        <w:r w:rsidR="007E5A34">
          <w:rPr>
            <w:rFonts w:ascii="Times New Roman" w:hAnsi="Times New Roman" w:cs="Times New Roman"/>
          </w:rPr>
          <w:t xml:space="preserve"> I.</w:t>
        </w:r>
      </w:ins>
      <w:ins w:id="407" w:author="Microsoft Office 使用者" w:date="2017-08-22T21:45:00Z">
        <w:r w:rsidR="007E5A34">
          <w:rPr>
            <w:rFonts w:ascii="Times New Roman" w:hAnsi="Times New Roman" w:cs="Times New Roman"/>
          </w:rPr>
          <w:t xml:space="preserve"> and </w:t>
        </w:r>
        <w:proofErr w:type="spellStart"/>
        <w:r w:rsidRPr="00EA6619">
          <w:rPr>
            <w:rFonts w:ascii="Times New Roman" w:hAnsi="Times New Roman" w:cs="Times New Roman"/>
          </w:rPr>
          <w:t>Lascoux</w:t>
        </w:r>
      </w:ins>
      <w:proofErr w:type="spellEnd"/>
      <w:ins w:id="408" w:author="Microsoft Office 使用者" w:date="2017-08-22T21:46:00Z">
        <w:r w:rsidR="007E5A34">
          <w:rPr>
            <w:rFonts w:ascii="Times New Roman" w:hAnsi="Times New Roman" w:cs="Times New Roman"/>
          </w:rPr>
          <w:t xml:space="preserve"> M.</w:t>
        </w:r>
      </w:ins>
      <w:ins w:id="409" w:author="Microsoft Office 使用者" w:date="2017-08-22T21:45:00Z">
        <w:r w:rsidR="007E5A34">
          <w:rPr>
            <w:rFonts w:ascii="Times New Roman" w:hAnsi="Times New Roman" w:cs="Times New Roman"/>
          </w:rPr>
          <w:t xml:space="preserve">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sidR="007E5A34">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ins>
    </w:p>
    <w:p w14:paraId="4CD1D385" w14:textId="2800707A" w:rsidR="004B5866" w:rsidRPr="00A54453" w:rsidDel="00D14298" w:rsidRDefault="004B5866" w:rsidP="004B5866">
      <w:pPr>
        <w:spacing w:line="480" w:lineRule="auto"/>
        <w:ind w:left="360" w:hanging="360"/>
        <w:rPr>
          <w:del w:id="410" w:author="Microsoft Office 使用者" w:date="2017-08-22T21:35:00Z"/>
          <w:rFonts w:ascii="Times New Roman" w:eastAsia="Times New Roman" w:hAnsi="Times New Roman" w:cs="Times New Roman"/>
        </w:rPr>
      </w:pPr>
      <w:del w:id="411" w:author="Microsoft Office 使用者" w:date="2017-08-22T21:35:00Z">
        <w:r w:rsidRPr="00A54453" w:rsidDel="00D14298">
          <w:rPr>
            <w:rFonts w:ascii="Times New Roman" w:hAnsi="Times New Roman" w:cs="Times New Roman"/>
          </w:rPr>
          <w:delText>Barton</w:delText>
        </w:r>
        <w:r w:rsidRPr="00A54453" w:rsidDel="00D14298">
          <w:rPr>
            <w:rFonts w:ascii="Times New Roman" w:eastAsia="Times New Roman" w:hAnsi="Times New Roman" w:cs="Times New Roman"/>
          </w:rPr>
          <w:delText xml:space="preserve"> K. 2015. MuMIn: Multi-Model Inference. R package version 1.15.1.</w:delText>
        </w:r>
      </w:del>
    </w:p>
    <w:p w14:paraId="28AC7201"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A9E5E49" w14:textId="77777777" w:rsidR="004B5866" w:rsidRDefault="004B5866" w:rsidP="004B5866">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w:t>
      </w:r>
      <w:proofErr w:type="spellEnd"/>
      <w:r w:rsidRPr="00A54453">
        <w:rPr>
          <w:rFonts w:ascii="Times New Roman" w:hAnsi="Times New Roman" w:cs="Times New Roman"/>
          <w:lang w:eastAsia="zh-TW"/>
        </w:rPr>
        <w:t xml:space="preserve">-Mizrachi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28941321"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53AE8F29" w14:textId="77777777" w:rsidR="004B5866" w:rsidRPr="00A54453" w:rsidRDefault="004B5866" w:rsidP="004B5866">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6901F9B7" w14:textId="4B6680ED" w:rsidR="00097BED" w:rsidRDefault="00097BED" w:rsidP="004B5866">
      <w:pPr>
        <w:spacing w:line="480" w:lineRule="auto"/>
        <w:ind w:left="360" w:hanging="360"/>
        <w:rPr>
          <w:ins w:id="412" w:author="Microsoft Office 使用者" w:date="2017-08-22T14:12:00Z"/>
          <w:rFonts w:ascii="Times New Roman" w:hAnsi="Times New Roman" w:cs="Times New Roman"/>
        </w:rPr>
      </w:pPr>
      <w:ins w:id="413" w:author="Microsoft Office 使用者" w:date="2017-08-22T14:12:00Z">
        <w:r>
          <w:rPr>
            <w:rFonts w:ascii="Times New Roman" w:hAnsi="Times New Roman" w:cs="Times New Roman"/>
          </w:rPr>
          <w:t xml:space="preserve">Brissette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w:t>
        </w:r>
      </w:ins>
      <w:ins w:id="414" w:author="Microsoft Office 使用者" w:date="2017-08-22T14:14:00Z">
        <w:r>
          <w:rPr>
            <w:rFonts w:ascii="Times New Roman" w:hAnsi="Times New Roman" w:cs="Times New Roman"/>
          </w:rPr>
          <w:t xml:space="preserve"> synthetic precipitation data. Journal of Hydrology 345:121-133.</w:t>
        </w:r>
      </w:ins>
    </w:p>
    <w:p w14:paraId="09449560"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723393A"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lastRenderedPageBreak/>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0D572623" w14:textId="77777777" w:rsidR="004B5866" w:rsidRDefault="004B5866" w:rsidP="004B5866">
      <w:pPr>
        <w:spacing w:line="480" w:lineRule="auto"/>
        <w:ind w:left="360" w:hanging="360"/>
        <w:rPr>
          <w:ins w:id="415" w:author="Tony Jhwueng" w:date="2017-08-15T11:37:00Z"/>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6B0EB899" w14:textId="75C0C702" w:rsidR="00FE0856" w:rsidRPr="00A54453" w:rsidRDefault="00FE0856" w:rsidP="00FE0856">
      <w:pPr>
        <w:spacing w:line="480" w:lineRule="auto"/>
        <w:ind w:left="360" w:hanging="360"/>
        <w:rPr>
          <w:rFonts w:ascii="Times New Roman" w:hAnsi="Times New Roman" w:cs="Times New Roman"/>
        </w:rPr>
      </w:pPr>
      <w:ins w:id="416" w:author="Tony Jhwueng" w:date="2017-08-15T11:37:00Z">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ins>
    </w:p>
    <w:p w14:paraId="635ECBCD" w14:textId="77777777" w:rsidR="004B5866" w:rsidRPr="00A54453"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46BD756D"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6D4EBD66"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1A0553F9" w14:textId="29E39481" w:rsidR="004B5866" w:rsidRDefault="00D14F2E" w:rsidP="004B5866">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004B5866" w:rsidRPr="00A54453">
        <w:rPr>
          <w:rFonts w:ascii="Times New Roman" w:hAnsi="Times New Roman" w:cs="Times New Roman"/>
          <w:lang w:eastAsia="zh-TW"/>
        </w:rPr>
        <w:t>müller</w:t>
      </w:r>
      <w:proofErr w:type="spellEnd"/>
      <w:r w:rsidR="004B5866" w:rsidRPr="00A54453">
        <w:rPr>
          <w:rFonts w:ascii="Times New Roman" w:hAnsi="Times New Roman" w:cs="Times New Roman"/>
          <w:lang w:eastAsia="zh-TW"/>
        </w:rPr>
        <w:t xml:space="preserve"> S., </w:t>
      </w:r>
      <w:proofErr w:type="spellStart"/>
      <w:r w:rsidR="004B5866" w:rsidRPr="00A54453">
        <w:rPr>
          <w:rFonts w:ascii="Times New Roman" w:hAnsi="Times New Roman" w:cs="Times New Roman"/>
          <w:lang w:eastAsia="zh-TW"/>
        </w:rPr>
        <w:t>Sturmbauer</w:t>
      </w:r>
      <w:proofErr w:type="spellEnd"/>
      <w:r w:rsidR="004B5866" w:rsidRPr="00A54453">
        <w:rPr>
          <w:rFonts w:ascii="Times New Roman" w:hAnsi="Times New Roman" w:cs="Times New Roman"/>
          <w:lang w:eastAsia="zh-TW"/>
        </w:rPr>
        <w:t xml:space="preserve"> C. 2005. Evolutionary relationships </w:t>
      </w:r>
      <w:r w:rsidR="004B5866">
        <w:rPr>
          <w:rFonts w:ascii="Times New Roman" w:hAnsi="Times New Roman" w:cs="Times New Roman"/>
          <w:lang w:eastAsia="zh-TW"/>
        </w:rPr>
        <w:t xml:space="preserve">of the </w:t>
      </w:r>
      <w:proofErr w:type="spellStart"/>
      <w:r w:rsidR="004B5866" w:rsidRPr="00A54453">
        <w:rPr>
          <w:rFonts w:ascii="Times New Roman" w:hAnsi="Times New Roman" w:cs="Times New Roman"/>
          <w:lang w:eastAsia="zh-TW"/>
        </w:rPr>
        <w:t>Limnochromini</w:t>
      </w:r>
      <w:proofErr w:type="spellEnd"/>
      <w:r w:rsidR="004B5866" w:rsidRPr="00A54453">
        <w:rPr>
          <w:rFonts w:ascii="Times New Roman" w:hAnsi="Times New Roman" w:cs="Times New Roman"/>
          <w:lang w:eastAsia="zh-TW"/>
        </w:rPr>
        <w:t xml:space="preserve">, a tribe of benthic </w:t>
      </w:r>
      <w:proofErr w:type="spellStart"/>
      <w:r w:rsidR="004B5866" w:rsidRPr="00A54453">
        <w:rPr>
          <w:rFonts w:ascii="Times New Roman" w:hAnsi="Times New Roman" w:cs="Times New Roman"/>
          <w:lang w:eastAsia="zh-TW"/>
        </w:rPr>
        <w:t>deepwater</w:t>
      </w:r>
      <w:proofErr w:type="spellEnd"/>
      <w:r w:rsidR="004B5866" w:rsidRPr="00A54453">
        <w:rPr>
          <w:rFonts w:ascii="Times New Roman" w:hAnsi="Times New Roman" w:cs="Times New Roman"/>
          <w:lang w:eastAsia="zh-TW"/>
        </w:rPr>
        <w:t xml:space="preserve"> cichlid fish endemic to Lake Tanganyika, East Africa. J </w:t>
      </w:r>
      <w:proofErr w:type="spellStart"/>
      <w:r w:rsidR="004B5866" w:rsidRPr="00A54453">
        <w:rPr>
          <w:rFonts w:ascii="Times New Roman" w:hAnsi="Times New Roman" w:cs="Times New Roman"/>
          <w:lang w:eastAsia="zh-TW"/>
        </w:rPr>
        <w:t>Mol</w:t>
      </w:r>
      <w:proofErr w:type="spellEnd"/>
      <w:r w:rsidR="004B5866" w:rsidRPr="00A54453">
        <w:rPr>
          <w:rFonts w:ascii="Times New Roman" w:hAnsi="Times New Roman" w:cs="Times New Roman"/>
          <w:lang w:eastAsia="zh-TW"/>
        </w:rPr>
        <w:t xml:space="preserve"> </w:t>
      </w:r>
      <w:proofErr w:type="spellStart"/>
      <w:r w:rsidR="004B5866" w:rsidRPr="00A54453">
        <w:rPr>
          <w:rFonts w:ascii="Times New Roman" w:hAnsi="Times New Roman" w:cs="Times New Roman"/>
          <w:lang w:eastAsia="zh-TW"/>
        </w:rPr>
        <w:t>Evol</w:t>
      </w:r>
      <w:proofErr w:type="spellEnd"/>
      <w:r w:rsidR="004B5866" w:rsidRPr="00A54453">
        <w:rPr>
          <w:rFonts w:ascii="Times New Roman" w:hAnsi="Times New Roman" w:cs="Times New Roman"/>
          <w:lang w:eastAsia="zh-TW"/>
        </w:rPr>
        <w:t xml:space="preserve"> 2005, 60:277-289.</w:t>
      </w:r>
    </w:p>
    <w:p w14:paraId="597340BD" w14:textId="77777777" w:rsidR="004B5866" w:rsidRPr="00A54453" w:rsidRDefault="004B5866" w:rsidP="004B5866">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35876A5D" w14:textId="77777777" w:rsidR="004B5866" w:rsidRPr="00A54453" w:rsidRDefault="004B5866" w:rsidP="004B5866">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27084FE6"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04EDE36E"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353AA145" w14:textId="77777777" w:rsidR="004B5866" w:rsidRPr="00A54453"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rPr>
        <w:lastRenderedPageBreak/>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8"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25499149" w14:textId="77777777" w:rsidR="004B5866"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1257605C" w14:textId="77777777" w:rsidR="004B5866" w:rsidRPr="00A54453" w:rsidRDefault="004B5866" w:rsidP="004B5866">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Botanica Company, Waltham, MA.</w:t>
      </w:r>
    </w:p>
    <w:p w14:paraId="3D185DCC"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6AD333AC"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24226"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11607E9B" w14:textId="77777777" w:rsidR="004B5866" w:rsidRDefault="004B5866" w:rsidP="004B5866">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3DE5A8C5" w14:textId="77777777" w:rsidR="004B5866" w:rsidRPr="00A54453" w:rsidRDefault="004B5866" w:rsidP="004B5866">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2E886AB4"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42724CC3" w14:textId="77777777" w:rsidR="004B5866"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35F7B8B8" w14:textId="77777777" w:rsidR="004B5866" w:rsidRPr="00A54453" w:rsidRDefault="004B5866" w:rsidP="004B5866">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7B76498D" w14:textId="77777777" w:rsidR="004B5866" w:rsidRPr="00A54453"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03F096D8"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D7903F" w14:textId="77777777" w:rsidR="004B5866" w:rsidRPr="00A54453" w:rsidRDefault="004B5866" w:rsidP="004B5866">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4BC58811" w14:textId="77777777" w:rsidR="004B5866" w:rsidRPr="00A54453"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7401E371"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077F5C24" w14:textId="77777777" w:rsidR="004B5866" w:rsidRPr="00A54453"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3BFE8EBF" w14:textId="77777777" w:rsidR="004B5866" w:rsidRDefault="004B5866" w:rsidP="004B5866">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9" w:history="1">
        <w:r w:rsidRPr="00367FCE">
          <w:rPr>
            <w:rStyle w:val="Hyperlink"/>
            <w:rFonts w:ascii="Times New Roman" w:hAnsi="Times New Roman" w:cs="Times New Roman"/>
            <w:lang w:eastAsia="zh-TW"/>
          </w:rPr>
          <w:t>http://mesquiteproject.org</w:t>
        </w:r>
      </w:hyperlink>
    </w:p>
    <w:p w14:paraId="2FB6FBAC" w14:textId="77777777" w:rsidR="004B5866" w:rsidRPr="00A54453" w:rsidRDefault="004B5866" w:rsidP="004B5866">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19E1B780"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03495DF4"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30A612D0" w14:textId="77777777" w:rsidR="004B5866" w:rsidRPr="00A54453" w:rsidRDefault="004B5866" w:rsidP="004B5866">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6E2C7FBE"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3C2D861F"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97F34E5"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601D02AA"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3FC2CEA" w14:textId="77777777" w:rsidR="004B5866" w:rsidRPr="00A54453" w:rsidRDefault="004B5866" w:rsidP="004B5866">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0C540233"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DE5154E"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286EFC59" w14:textId="77777777" w:rsidR="004B5866" w:rsidRDefault="004B5866" w:rsidP="004B5866">
      <w:pPr>
        <w:tabs>
          <w:tab w:val="left" w:pos="2843"/>
        </w:tabs>
        <w:spacing w:line="480" w:lineRule="auto"/>
        <w:ind w:left="360" w:hanging="360"/>
        <w:rPr>
          <w:rFonts w:ascii="Times New Roman" w:hAnsi="Times New Roman" w:cs="Times New Roman"/>
        </w:rPr>
      </w:pPr>
      <w:r>
        <w:rPr>
          <w:rFonts w:ascii="Times New Roman" w:hAnsi="Times New Roman" w:cs="Times New Roman"/>
        </w:rPr>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44D39FD9" w14:textId="77777777" w:rsidR="004B5866" w:rsidRDefault="004B5866" w:rsidP="004B5866">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05A8268C" w14:textId="77777777" w:rsidR="004B5866" w:rsidRDefault="004B5866" w:rsidP="004B5866">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42F48E3" w14:textId="4ACBF8B8" w:rsidR="00B57014" w:rsidRDefault="00B57014" w:rsidP="004B5866">
      <w:pPr>
        <w:tabs>
          <w:tab w:val="left" w:pos="2843"/>
        </w:tabs>
        <w:spacing w:line="480" w:lineRule="auto"/>
        <w:ind w:left="360" w:hanging="360"/>
        <w:rPr>
          <w:ins w:id="417" w:author="Microsoft Office 使用者" w:date="2017-08-22T14:20:00Z"/>
          <w:rFonts w:ascii="Times New Roman" w:hAnsi="Times New Roman" w:cs="Times New Roman"/>
        </w:rPr>
      </w:pPr>
      <w:proofErr w:type="spellStart"/>
      <w:ins w:id="418" w:author="Microsoft Office 使用者" w:date="2017-08-22T14:20:00Z">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w:t>
        </w:r>
      </w:ins>
      <w:ins w:id="419" w:author="Microsoft Office 使用者" w:date="2017-08-22T14:21:00Z">
        <w:r>
          <w:rPr>
            <w:rFonts w:ascii="Times New Roman" w:hAnsi="Times New Roman" w:cs="Times New Roman"/>
          </w:rPr>
          <w:t>. The most general methodology to create a valid correlation matrix for risk management and option pricing purposes. J. Risk, 2(2):17-26.</w:t>
        </w:r>
      </w:ins>
    </w:p>
    <w:p w14:paraId="44A20627" w14:textId="77777777" w:rsidR="00B57014" w:rsidRDefault="00B57014">
      <w:pPr>
        <w:tabs>
          <w:tab w:val="left" w:pos="2843"/>
        </w:tabs>
        <w:spacing w:line="480" w:lineRule="auto"/>
        <w:rPr>
          <w:ins w:id="420" w:author="Microsoft Office 使用者" w:date="2017-08-22T14:20:00Z"/>
          <w:rFonts w:ascii="Times New Roman" w:hAnsi="Times New Roman" w:cs="Times New Roman"/>
        </w:rPr>
        <w:pPrChange w:id="421" w:author="Microsoft Office 使用者" w:date="2017-08-22T21:37:00Z">
          <w:pPr>
            <w:tabs>
              <w:tab w:val="left" w:pos="2843"/>
            </w:tabs>
            <w:spacing w:line="480" w:lineRule="auto"/>
            <w:ind w:left="360" w:hanging="360"/>
          </w:pPr>
        </w:pPrChange>
      </w:pPr>
    </w:p>
    <w:p w14:paraId="1EDB6CC1" w14:textId="77777777" w:rsidR="004B5866" w:rsidRDefault="004B5866" w:rsidP="004B5866">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62E7DBD0"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73E8A123" w14:textId="77777777" w:rsidR="004B5866" w:rsidRPr="00A54453" w:rsidRDefault="004B5866" w:rsidP="004B5866">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20936E1F" w14:textId="77777777" w:rsidR="00832D95" w:rsidRPr="00A54453" w:rsidDel="00832D95" w:rsidRDefault="00832D95" w:rsidP="00832D95">
      <w:pPr>
        <w:spacing w:line="480" w:lineRule="auto"/>
        <w:ind w:left="360" w:hanging="360"/>
        <w:rPr>
          <w:del w:id="422" w:author="Microsoft Office 使用者" w:date="2017-08-22T21:35:00Z"/>
          <w:rFonts w:ascii="Times New Roman" w:hAnsi="Times New Roman" w:cs="Times New Roman"/>
          <w:lang w:eastAsia="zh-TW"/>
        </w:rPr>
      </w:pPr>
      <w:moveToRangeStart w:id="423" w:author="Microsoft Office 使用者" w:date="2017-08-22T21:35:00Z" w:name="move491201037"/>
      <w:moveTo w:id="424" w:author="Microsoft Office 使用者" w:date="2017-08-22T21:35:00Z">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moveTo>
    </w:p>
    <w:moveToRangeEnd w:id="423"/>
    <w:p w14:paraId="7B801F28" w14:textId="77777777" w:rsidR="00832D95" w:rsidRDefault="00832D95" w:rsidP="00832D95">
      <w:pPr>
        <w:spacing w:line="480" w:lineRule="auto"/>
        <w:ind w:left="360" w:hanging="360"/>
        <w:rPr>
          <w:ins w:id="425" w:author="Microsoft Office 使用者" w:date="2017-08-22T21:35:00Z"/>
          <w:rFonts w:ascii="Times New Roman" w:hAnsi="Times New Roman" w:cs="Times New Roman"/>
        </w:rPr>
      </w:pPr>
    </w:p>
    <w:p w14:paraId="3E7AAF1B"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039C6E29" w14:textId="77777777" w:rsidR="004B5866" w:rsidRDefault="004B5866" w:rsidP="004B5866">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233ADC16" w14:textId="5F606137" w:rsidR="004B5866" w:rsidRPr="00A54453" w:rsidDel="00832D95" w:rsidRDefault="004B5866" w:rsidP="004B5866">
      <w:pPr>
        <w:spacing w:line="480" w:lineRule="auto"/>
        <w:ind w:left="360" w:hanging="360"/>
        <w:rPr>
          <w:rFonts w:ascii="Times New Roman" w:hAnsi="Times New Roman" w:cs="Times New Roman"/>
          <w:lang w:eastAsia="zh-TW"/>
        </w:rPr>
      </w:pPr>
      <w:moveFromRangeStart w:id="426" w:author="Microsoft Office 使用者" w:date="2017-08-22T21:35:00Z" w:name="move491201037"/>
      <w:moveFrom w:id="427" w:author="Microsoft Office 使用者" w:date="2017-08-22T21:35:00Z">
        <w:r w:rsidDel="00832D95">
          <w:rPr>
            <w:rFonts w:ascii="Times New Roman" w:hAnsi="Times New Roman" w:cs="Times New Roman"/>
            <w:lang w:eastAsia="zh-TW"/>
          </w:rPr>
          <w:t>Rhymer J.M. and Simberloff D. 1996. Extinction by hybridization and introgression. Annual Review of Ecology and systematics 27:83-109.</w:t>
        </w:r>
      </w:moveFrom>
    </w:p>
    <w:moveFromRangeEnd w:id="426"/>
    <w:p w14:paraId="2419EC85"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6CE68051" w14:textId="4EE5F84C" w:rsidR="00031C62" w:rsidRDefault="00031C62" w:rsidP="00031C62">
      <w:pPr>
        <w:spacing w:line="480" w:lineRule="auto"/>
        <w:ind w:left="360" w:hanging="360"/>
        <w:rPr>
          <w:ins w:id="428" w:author="Microsoft Office 使用者" w:date="2017-08-22T14:34:00Z"/>
          <w:rFonts w:ascii="Times New Roman" w:hAnsi="Times New Roman" w:cs="Times New Roman"/>
        </w:rPr>
      </w:pPr>
      <w:ins w:id="429" w:author="Microsoft Office 使用者" w:date="2017-08-22T14:34:00Z">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ins>
    </w:p>
    <w:p w14:paraId="11936A75" w14:textId="77777777" w:rsidR="004B5866" w:rsidRDefault="004B5866" w:rsidP="004B5866">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6DA75404" w14:textId="299DBF69" w:rsidR="004C55F9" w:rsidRDefault="004C55F9" w:rsidP="004B5866">
      <w:pPr>
        <w:spacing w:line="480" w:lineRule="auto"/>
        <w:ind w:left="360" w:hanging="360"/>
        <w:rPr>
          <w:ins w:id="430" w:author="Tony Jhwueng" w:date="2017-08-10T11:59:00Z"/>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w:t>
      </w:r>
      <w:r w:rsidR="00F8312E">
        <w:rPr>
          <w:rFonts w:ascii="Times New Roman" w:hAnsi="Times New Roman" w:cs="Times New Roman"/>
        </w:rPr>
        <w:t xml:space="preserve">time estimation using penalized likelihood for large phylogenies. Bioinformatics </w:t>
      </w:r>
      <w:proofErr w:type="spellStart"/>
      <w:r w:rsidR="00F8312E" w:rsidRPr="00F8312E">
        <w:rPr>
          <w:rFonts w:ascii="Times New Roman" w:hAnsi="Times New Roman" w:cs="Times New Roman"/>
        </w:rPr>
        <w:t>doi</w:t>
      </w:r>
      <w:proofErr w:type="spellEnd"/>
      <w:r w:rsidR="00F8312E" w:rsidRPr="00F8312E">
        <w:rPr>
          <w:rFonts w:ascii="Times New Roman" w:hAnsi="Times New Roman" w:cs="Times New Roman"/>
        </w:rPr>
        <w:t>: 10.1093/bioinformatics/bts492</w:t>
      </w:r>
      <w:r w:rsidR="00F8312E">
        <w:rPr>
          <w:rFonts w:ascii="Times New Roman" w:hAnsi="Times New Roman" w:cs="Times New Roman"/>
        </w:rPr>
        <w:t>.</w:t>
      </w:r>
    </w:p>
    <w:p w14:paraId="37AF5846" w14:textId="244D5BCE" w:rsidR="0026122C" w:rsidRDefault="0026122C" w:rsidP="006A6088">
      <w:pPr>
        <w:spacing w:line="480" w:lineRule="auto"/>
        <w:ind w:left="360" w:hanging="360"/>
        <w:rPr>
          <w:rFonts w:ascii="Times New Roman" w:hAnsi="Times New Roman" w:cs="Times New Roman"/>
          <w:lang w:eastAsia="zh-TW"/>
        </w:rPr>
      </w:pPr>
      <w:commentRangeStart w:id="431"/>
      <w:proofErr w:type="spellStart"/>
      <w:ins w:id="432" w:author="Tony Jhwueng" w:date="2017-08-10T11:59:00Z">
        <w:r>
          <w:rPr>
            <w:rFonts w:ascii="Times New Roman" w:hAnsi="Times New Roman" w:cs="Times New Roman"/>
            <w:lang w:eastAsia="zh-TW"/>
          </w:rPr>
          <w:lastRenderedPageBreak/>
          <w:t>Sol</w:t>
        </w:r>
        <w:r w:rsidRPr="0026122C">
          <w:rPr>
            <w:rFonts w:ascii="Times New Roman" w:hAnsi="Times New Roman" w:cs="Times New Roman"/>
            <w:lang w:eastAsia="zh-TW"/>
          </w:rPr>
          <w:t>í</w:t>
        </w:r>
        <w:r>
          <w:rPr>
            <w:rFonts w:ascii="Times New Roman" w:hAnsi="Times New Roman" w:cs="Times New Roman"/>
            <w:lang w:eastAsia="zh-TW"/>
          </w:rPr>
          <w:t>s</w:t>
        </w:r>
        <w:commentRangeEnd w:id="431"/>
        <w:proofErr w:type="spellEnd"/>
        <w:r>
          <w:rPr>
            <w:rStyle w:val="CommentReference"/>
          </w:rPr>
          <w:commentReference w:id="431"/>
        </w:r>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ins>
      <w:proofErr w:type="spellStart"/>
      <w:ins w:id="433" w:author="Tony Jhwueng" w:date="2017-08-10T12:03:00Z">
        <w:r w:rsidR="006A6088" w:rsidRPr="006A6088">
          <w:rPr>
            <w:rFonts w:ascii="Times New Roman" w:hAnsi="Times New Roman" w:cs="Times New Roman"/>
            <w:i/>
            <w:iCs/>
            <w:lang w:eastAsia="zh-TW"/>
          </w:rPr>
          <w:t>PLoS</w:t>
        </w:r>
        <w:proofErr w:type="spellEnd"/>
        <w:r w:rsidR="006A6088" w:rsidRPr="006A6088">
          <w:rPr>
            <w:rFonts w:ascii="Times New Roman" w:hAnsi="Times New Roman" w:cs="Times New Roman"/>
            <w:i/>
            <w:iCs/>
            <w:lang w:eastAsia="zh-TW"/>
          </w:rPr>
          <w:t xml:space="preserve"> genetics</w:t>
        </w:r>
        <w:r w:rsidR="006A6088" w:rsidRPr="006A6088">
          <w:rPr>
            <w:rFonts w:ascii="Times New Roman" w:hAnsi="Times New Roman" w:cs="Times New Roman"/>
            <w:lang w:eastAsia="zh-TW"/>
          </w:rPr>
          <w:t>12.3 (2016): e1005896.</w:t>
        </w:r>
      </w:ins>
    </w:p>
    <w:p w14:paraId="5F67D08F" w14:textId="77777777" w:rsidR="004B5866" w:rsidRDefault="004B5866" w:rsidP="004B5866">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3B6438E9" w14:textId="78DBAB85" w:rsidR="00F8312E" w:rsidRPr="00A54453" w:rsidRDefault="00F8312E" w:rsidP="004B5866">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2CB8F7C9" w14:textId="77777777" w:rsidR="004B5866" w:rsidRPr="00A54453" w:rsidRDefault="004B5866" w:rsidP="004B5866">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4F069AD5" w14:textId="77777777" w:rsidR="004B5866" w:rsidRPr="00A54453"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4B6EBBCA" w14:textId="77777777" w:rsidR="004B5866"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2270920" w14:textId="77777777" w:rsidR="004B5866" w:rsidRPr="00A54453" w:rsidRDefault="004B5866" w:rsidP="004B5866">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5E95FB2C" w14:textId="77777777" w:rsidR="004B5866" w:rsidRPr="00A54453" w:rsidRDefault="004B5866" w:rsidP="004B5866">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3AD1AC37" w14:textId="77777777" w:rsidR="004B5866" w:rsidRDefault="004B5866" w:rsidP="004B5866">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18C87CAB" w14:textId="77777777" w:rsidR="004B5866" w:rsidRPr="00A54453" w:rsidDel="00053E62" w:rsidRDefault="004B5866" w:rsidP="004B5866">
      <w:pPr>
        <w:spacing w:line="480" w:lineRule="auto"/>
        <w:rPr>
          <w:del w:id="434" w:author="Microsoft Office 使用者" w:date="2017-08-22T21:37:00Z"/>
          <w:rFonts w:ascii="Times New Roman" w:hAnsi="Times New Roman" w:cs="Times New Roman"/>
          <w:lang w:eastAsia="zh-TW"/>
        </w:rPr>
      </w:pPr>
    </w:p>
    <w:p w14:paraId="5E6378EC" w14:textId="77777777" w:rsidR="0095669C" w:rsidRDefault="0095669C"/>
    <w:sectPr w:rsidR="0095669C" w:rsidSect="0095669C">
      <w:footerReference w:type="default" r:id="rId20"/>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Tony Jhwueng" w:date="2016-07-12T12:04:00Z" w:initials="TJ">
    <w:p w14:paraId="18567C21" w14:textId="77777777" w:rsidR="002453B4" w:rsidRDefault="002453B4" w:rsidP="004B5866">
      <w:pPr>
        <w:pStyle w:val="CommentText"/>
      </w:pPr>
      <w:r>
        <w:rPr>
          <w:rStyle w:val="CommentReference"/>
        </w:rPr>
        <w:annotationRef/>
      </w:r>
      <w:r>
        <w:t>Need to modify this: t1, t2, t3 are time points (put at the top</w:t>
      </w:r>
      <w:proofErr w:type="gramStart"/>
      <w:r>
        <w:t>) .</w:t>
      </w:r>
      <w:proofErr w:type="gramEnd"/>
      <w:r>
        <w:t xml:space="preserve">  And some comment from reviewers for re-</w:t>
      </w:r>
      <w:proofErr w:type="gramStart"/>
      <w:r>
        <w:t>drawing ?</w:t>
      </w:r>
      <w:proofErr w:type="gramEnd"/>
      <w:r>
        <w:t xml:space="preserve"> </w:t>
      </w:r>
    </w:p>
  </w:comment>
  <w:comment w:id="5" w:author="Brian O'Meara" w:date="2016-08-04T16:12:00Z" w:initials="BCO">
    <w:p w14:paraId="4A779168" w14:textId="0EBA21E2" w:rsidR="002453B4" w:rsidRDefault="002453B4">
      <w:pPr>
        <w:pStyle w:val="CommentText"/>
      </w:pPr>
      <w:r>
        <w:rPr>
          <w:rStyle w:val="CommentReference"/>
        </w:rPr>
        <w:annotationRef/>
      </w:r>
      <w:r>
        <w:t>Start fixing text here</w:t>
      </w:r>
    </w:p>
  </w:comment>
  <w:comment w:id="15" w:author="Tony Jhwueng" w:date="2016-04-12T10:37:00Z" w:initials="TJ">
    <w:p w14:paraId="48E4BD01" w14:textId="77777777" w:rsidR="002453B4" w:rsidRDefault="002453B4" w:rsidP="004B5866">
      <w:pPr>
        <w:pStyle w:val="CommentText"/>
      </w:pPr>
      <w:r>
        <w:rPr>
          <w:rStyle w:val="CommentReference"/>
        </w:rPr>
        <w:annotationRef/>
      </w:r>
    </w:p>
  </w:comment>
  <w:comment w:id="44" w:author="Tony Jhwueng" w:date="2016-04-12T10:26:00Z" w:initials="TJ">
    <w:p w14:paraId="0A339FFD" w14:textId="77777777" w:rsidR="002453B4" w:rsidRDefault="002453B4" w:rsidP="004B5866">
      <w:pPr>
        <w:pStyle w:val="CommentText"/>
      </w:pPr>
      <w:r>
        <w:rPr>
          <w:rStyle w:val="CommentReference"/>
        </w:rPr>
        <w:annotationRef/>
      </w:r>
      <w:r>
        <w:t xml:space="preserve">Log function does not transform among scales (raw scale </w:t>
      </w:r>
      <w:r>
        <w:sym w:font="Wingdings" w:char="F0DF"/>
      </w:r>
      <w:r>
        <w:sym w:font="Wingdings" w:char="F0E0"/>
      </w:r>
      <w:r>
        <w:t xml:space="preserve"> ratio scale). </w:t>
      </w:r>
    </w:p>
    <w:p w14:paraId="798D7177" w14:textId="77777777" w:rsidR="002453B4" w:rsidRDefault="002453B4" w:rsidP="004B5866">
      <w:pPr>
        <w:pStyle w:val="CommentText"/>
      </w:pPr>
    </w:p>
    <w:p w14:paraId="4246EA27" w14:textId="77777777" w:rsidR="002453B4" w:rsidRDefault="002453B4" w:rsidP="004B5866">
      <w:pPr>
        <w:pStyle w:val="CommentText"/>
      </w:pPr>
      <w:r>
        <w:t xml:space="preserve">Log transform is to make the data to meet the normal assumption (BM, OU). </w:t>
      </w:r>
    </w:p>
  </w:comment>
  <w:comment w:id="10" w:author="Tony Jhwueng" w:date="2016-04-12T10:37:00Z" w:initials="TJ">
    <w:p w14:paraId="3591A0D4" w14:textId="77777777" w:rsidR="002453B4" w:rsidRDefault="002453B4" w:rsidP="004B5866">
      <w:pPr>
        <w:pStyle w:val="CommentText"/>
      </w:pPr>
      <w:r>
        <w:rPr>
          <w:rStyle w:val="CommentReference"/>
        </w:rPr>
        <w:annotationRef/>
      </w:r>
    </w:p>
  </w:comment>
  <w:comment w:id="67" w:author="Tony Jhwueng" w:date="2016-04-11T11:56:00Z" w:initials="TJ">
    <w:p w14:paraId="2ED3A382" w14:textId="77777777" w:rsidR="002453B4" w:rsidRDefault="002453B4" w:rsidP="004B5866">
      <w:pPr>
        <w:pStyle w:val="CommentText"/>
      </w:pPr>
      <w:r>
        <w:rPr>
          <w:rStyle w:val="CommentReference"/>
        </w:rPr>
        <w:annotationRef/>
      </w:r>
      <w:r>
        <w:t xml:space="preserve">Reviewer’s comment: a large </w:t>
      </w:r>
      <w:proofErr w:type="spellStart"/>
      <w:r>
        <w:t>vH</w:t>
      </w:r>
      <w:proofErr w:type="spellEnd"/>
      <w:r>
        <w:t xml:space="preserve"> will capture transgressive segregation. </w:t>
      </w:r>
    </w:p>
  </w:comment>
  <w:comment w:id="143" w:author="Microsoft Office 使用者" w:date="2016-08-22T09:59:00Z" w:initials="Office">
    <w:p w14:paraId="7E868728" w14:textId="09FC1713" w:rsidR="002453B4" w:rsidRDefault="002453B4">
      <w:pPr>
        <w:pStyle w:val="CommentText"/>
      </w:pPr>
      <w:r>
        <w:rPr>
          <w:rStyle w:val="CommentReference"/>
        </w:rPr>
        <w:annotationRef/>
      </w:r>
    </w:p>
  </w:comment>
  <w:comment w:id="144" w:author="Microsoft Office 使用者" w:date="2016-08-22T09:59:00Z" w:initials="Office">
    <w:p w14:paraId="3921E36C" w14:textId="6517B420" w:rsidR="002453B4" w:rsidRDefault="002453B4">
      <w:pPr>
        <w:pStyle w:val="CommentText"/>
      </w:pPr>
      <w:r>
        <w:rPr>
          <w:rStyle w:val="CommentReference"/>
        </w:rPr>
        <w:annotationRef/>
      </w:r>
      <w:r>
        <w:t xml:space="preserve">We might not have this numerical problem. It seems the main reason to cause the numerical problem of getting </w:t>
      </w:r>
      <w:proofErr w:type="spellStart"/>
      <w:r>
        <w:t>badval</w:t>
      </w:r>
      <w:proofErr w:type="spellEnd"/>
      <w:r>
        <w:t xml:space="preserve"> for negative log likelihood is that we thought the negative log likelihood should be always positive, but actually the negative log likelihood has values ranging from </w:t>
      </w:r>
      <m:oMath>
        <m:r>
          <w:rPr>
            <w:rFonts w:ascii="Cambria Math" w:hAnsi="Cambria Math"/>
          </w:rPr>
          <m:t>-∞</m:t>
        </m:r>
      </m:oMath>
      <w:r>
        <w:t xml:space="preserve"> to </w:t>
      </w:r>
      <m:oMath>
        <m:r>
          <w:rPr>
            <w:rFonts w:ascii="Cambria Math" w:hAnsi="Cambria Math"/>
          </w:rPr>
          <m:t xml:space="preserve">∞.  </m:t>
        </m:r>
      </m:oMath>
      <w:r>
        <w:t xml:space="preserve"> </w:t>
      </w:r>
    </w:p>
  </w:comment>
  <w:comment w:id="154" w:author="Microsoft Office 使用者" w:date="2017-08-22T14:24:00Z" w:initials="Office">
    <w:p w14:paraId="3BACE5E8" w14:textId="77777777" w:rsidR="00E74B12" w:rsidRDefault="002453B4">
      <w:pPr>
        <w:pStyle w:val="CommentText"/>
      </w:pPr>
      <w:r>
        <w:rPr>
          <w:rStyle w:val="CommentReference"/>
        </w:rPr>
        <w:annotationRef/>
      </w:r>
      <w:r>
        <w:t xml:space="preserve">Can we try </w:t>
      </w:r>
      <w:proofErr w:type="gramStart"/>
      <w:r>
        <w:t>this ?</w:t>
      </w:r>
      <w:proofErr w:type="gramEnd"/>
      <w:r>
        <w:t xml:space="preserve"> </w:t>
      </w:r>
    </w:p>
    <w:p w14:paraId="7D6A9FF8" w14:textId="40D06685" w:rsidR="00E74B12" w:rsidRDefault="000821A2">
      <w:pPr>
        <w:pStyle w:val="CommentText"/>
      </w:pPr>
      <w:hyperlink r:id="rId1" w:history="1">
        <w:r w:rsidR="00857FC0" w:rsidRPr="00F747FD">
          <w:rPr>
            <w:rStyle w:val="Hyperlink"/>
          </w:rPr>
          <w:t>http://www2.gsu.edu/~mkteer/npdmatri.html</w:t>
        </w:r>
      </w:hyperlink>
    </w:p>
    <w:p w14:paraId="285A2D19" w14:textId="77777777" w:rsidR="00857FC0" w:rsidRDefault="00857FC0">
      <w:pPr>
        <w:pStyle w:val="CommentText"/>
      </w:pPr>
    </w:p>
    <w:p w14:paraId="4DFDD01C" w14:textId="7E07C01F" w:rsidR="002453B4" w:rsidRDefault="002453B4" w:rsidP="00E74B12">
      <w:pPr>
        <w:pStyle w:val="CommentText"/>
        <w:numPr>
          <w:ilvl w:val="0"/>
          <w:numId w:val="47"/>
        </w:numPr>
      </w:pPr>
      <w:r>
        <w:t xml:space="preserve">scaling the VCV first, see their formula (5) and (6) in Brissette et l. 2007. </w:t>
      </w:r>
      <w:hyperlink r:id="rId2" w:anchor="bib20" w:history="1">
        <w:r w:rsidRPr="00F747FD">
          <w:rPr>
            <w:rStyle w:val="Hyperlink"/>
          </w:rPr>
          <w:t>http://www.sciencedirect.com/science/article/pii/S002216940700385X#bib20</w:t>
        </w:r>
      </w:hyperlink>
    </w:p>
    <w:p w14:paraId="44541C4F" w14:textId="77777777" w:rsidR="002453B4" w:rsidRDefault="002453B4">
      <w:pPr>
        <w:pStyle w:val="CommentText"/>
      </w:pPr>
    </w:p>
    <w:p w14:paraId="7344B320" w14:textId="77777777" w:rsidR="00E74B12" w:rsidRDefault="002453B4" w:rsidP="00E74B12">
      <w:pPr>
        <w:pStyle w:val="CommentText"/>
        <w:numPr>
          <w:ilvl w:val="0"/>
          <w:numId w:val="47"/>
        </w:numPr>
      </w:pPr>
      <w:r>
        <w:t xml:space="preserve">replace all negative eigenvalues with small positive eigenvalues, and </w:t>
      </w:r>
    </w:p>
    <w:p w14:paraId="5A8C6462" w14:textId="77777777" w:rsidR="00E74B12" w:rsidRDefault="00E74B12" w:rsidP="00E74B12">
      <w:pPr>
        <w:pStyle w:val="CommentText"/>
      </w:pPr>
    </w:p>
    <w:p w14:paraId="68373D73" w14:textId="7EAE5BF1" w:rsidR="00E74B12" w:rsidRDefault="00E74B12" w:rsidP="00E74B12">
      <w:pPr>
        <w:pStyle w:val="CommentText"/>
        <w:numPr>
          <w:ilvl w:val="0"/>
          <w:numId w:val="47"/>
        </w:numPr>
      </w:pPr>
      <w:r>
        <w:t xml:space="preserve"> </w:t>
      </w:r>
      <w:r w:rsidR="002453B4">
        <w:t>then scaling again</w:t>
      </w:r>
    </w:p>
    <w:p w14:paraId="71673048" w14:textId="77777777" w:rsidR="00E74B12" w:rsidRDefault="00E74B12">
      <w:pPr>
        <w:pStyle w:val="CommentText"/>
      </w:pPr>
    </w:p>
    <w:p w14:paraId="4FEBE565" w14:textId="2A3D576C" w:rsidR="002453B4" w:rsidRDefault="00E74B12">
      <w:pPr>
        <w:pStyle w:val="CommentText"/>
      </w:pPr>
      <w:r>
        <w:t xml:space="preserve"> for</w:t>
      </w:r>
      <w:r w:rsidR="002453B4">
        <w:t xml:space="preserve"> during optimization.</w:t>
      </w:r>
    </w:p>
  </w:comment>
  <w:comment w:id="197" w:author="Microsoft Office 使用者" w:date="2016-08-22T10:10:00Z" w:initials="Office">
    <w:p w14:paraId="34D1F5DF" w14:textId="16F755AF" w:rsidR="002453B4" w:rsidRDefault="002453B4">
      <w:pPr>
        <w:pStyle w:val="CommentText"/>
      </w:pPr>
      <w:r>
        <w:rPr>
          <w:rStyle w:val="CommentReference"/>
        </w:rPr>
        <w:annotationRef/>
      </w:r>
      <w:r>
        <w:t>Need to check with the code (</w:t>
      </w:r>
      <w:proofErr w:type="spellStart"/>
      <w:r>
        <w:t>GeneratePossibleSets.r</w:t>
      </w:r>
      <w:proofErr w:type="spellEnd"/>
      <w:r>
        <w:t>) after the good simulations are done.</w:t>
      </w:r>
    </w:p>
  </w:comment>
  <w:comment w:id="219" w:author="Microsoft Office 使用者" w:date="2016-08-22T10:20:00Z" w:initials="Office">
    <w:p w14:paraId="2022D2B3" w14:textId="45CAA3F7" w:rsidR="002453B4" w:rsidRDefault="002453B4">
      <w:pPr>
        <w:pStyle w:val="CommentText"/>
      </w:pPr>
      <w:r>
        <w:rPr>
          <w:rStyle w:val="CommentReference"/>
        </w:rPr>
        <w:annotationRef/>
      </w:r>
      <w:r>
        <w:t xml:space="preserve">Shall we redo this quick regression analysis? We did write a paragraph for this in result section. </w:t>
      </w:r>
    </w:p>
  </w:comment>
  <w:comment w:id="239" w:author="Tony Jhwueng" w:date="2017-08-10T11:50:00Z" w:initials="TJ">
    <w:p w14:paraId="771E6B9D" w14:textId="77777777" w:rsidR="002453B4" w:rsidRPr="0026122C" w:rsidRDefault="002453B4" w:rsidP="0026122C">
      <w:pPr>
        <w:rPr>
          <w:rFonts w:ascii="Times" w:eastAsia="Times New Roman" w:hAnsi="Times" w:cs="Times New Roman"/>
          <w:sz w:val="20"/>
          <w:szCs w:val="20"/>
          <w:lang w:eastAsia="en-US"/>
        </w:rPr>
      </w:pPr>
      <w:r>
        <w:rPr>
          <w:rStyle w:val="CommentReference"/>
        </w:rPr>
        <w:annotationRef/>
      </w:r>
      <w:r w:rsidRPr="0026122C">
        <w:rPr>
          <w:rFonts w:ascii="Arial" w:eastAsia="Times New Roman" w:hAnsi="Arial" w:cs="Arial"/>
          <w:color w:val="222222"/>
          <w:sz w:val="19"/>
          <w:szCs w:val="19"/>
          <w:shd w:val="clear" w:color="auto" w:fill="FFFFFF"/>
          <w:lang w:eastAsia="en-US"/>
        </w:rPr>
        <w:t>Brian:</w:t>
      </w:r>
    </w:p>
    <w:p w14:paraId="65135D65" w14:textId="77777777" w:rsidR="002453B4" w:rsidRPr="0026122C" w:rsidRDefault="002453B4" w:rsidP="0026122C">
      <w:pPr>
        <w:shd w:val="clear" w:color="auto" w:fill="FFFFFF"/>
        <w:rPr>
          <w:rFonts w:ascii="Arial" w:eastAsia="Times New Roman" w:hAnsi="Arial" w:cs="Arial"/>
          <w:color w:val="222222"/>
          <w:sz w:val="19"/>
          <w:szCs w:val="19"/>
          <w:lang w:eastAsia="en-US"/>
        </w:rPr>
      </w:pPr>
    </w:p>
    <w:p w14:paraId="32F2D32B" w14:textId="77777777" w:rsidR="002453B4" w:rsidRPr="0026122C" w:rsidRDefault="002453B4" w:rsidP="0026122C">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289BEC8B" w14:textId="77777777" w:rsidR="002453B4" w:rsidRPr="0026122C" w:rsidRDefault="002453B4" w:rsidP="0026122C">
      <w:pPr>
        <w:shd w:val="clear" w:color="auto" w:fill="FFFFFF"/>
        <w:rPr>
          <w:rFonts w:ascii="Arial" w:eastAsia="Times New Roman" w:hAnsi="Arial" w:cs="Arial"/>
          <w:color w:val="222222"/>
          <w:sz w:val="19"/>
          <w:szCs w:val="19"/>
          <w:lang w:eastAsia="en-US"/>
        </w:rPr>
      </w:pPr>
    </w:p>
    <w:p w14:paraId="00CE54C3" w14:textId="77777777" w:rsidR="002453B4" w:rsidRPr="0026122C" w:rsidRDefault="002453B4" w:rsidP="0026122C">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06965C2A" w14:textId="77777777" w:rsidR="002453B4" w:rsidRPr="0026122C" w:rsidRDefault="002453B4" w:rsidP="0026122C">
      <w:pPr>
        <w:shd w:val="clear" w:color="auto" w:fill="FFFFFF"/>
        <w:rPr>
          <w:rFonts w:ascii="Arial" w:eastAsia="Times New Roman" w:hAnsi="Arial" w:cs="Arial"/>
          <w:color w:val="222222"/>
          <w:sz w:val="19"/>
          <w:szCs w:val="19"/>
          <w:lang w:eastAsia="en-US"/>
        </w:rPr>
      </w:pPr>
    </w:p>
    <w:p w14:paraId="515A67E3" w14:textId="77777777" w:rsidR="002453B4" w:rsidRPr="0026122C" w:rsidRDefault="002453B4" w:rsidP="0026122C">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14505062" w14:textId="77777777" w:rsidR="002453B4" w:rsidRPr="0026122C" w:rsidRDefault="002453B4" w:rsidP="0026122C">
      <w:pPr>
        <w:shd w:val="clear" w:color="auto" w:fill="FFFFFF"/>
        <w:rPr>
          <w:rFonts w:ascii="Arial" w:eastAsia="Times New Roman" w:hAnsi="Arial" w:cs="Arial"/>
          <w:color w:val="222222"/>
          <w:sz w:val="19"/>
          <w:szCs w:val="19"/>
          <w:lang w:eastAsia="en-US"/>
        </w:rPr>
      </w:pPr>
    </w:p>
    <w:p w14:paraId="68287CD1" w14:textId="77777777" w:rsidR="002453B4" w:rsidRPr="0026122C" w:rsidRDefault="002453B4" w:rsidP="0026122C">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589765C" w14:textId="758E8946" w:rsidR="002453B4" w:rsidRDefault="002453B4">
      <w:pPr>
        <w:pStyle w:val="CommentText"/>
      </w:pPr>
    </w:p>
  </w:comment>
  <w:comment w:id="249" w:author="Tony Jhwueng" w:date="2015-11-02T10:02:00Z" w:initials="TJ">
    <w:p w14:paraId="5FFD1BBB" w14:textId="77777777" w:rsidR="002453B4" w:rsidRDefault="002453B4" w:rsidP="004B5866">
      <w:pPr>
        <w:pStyle w:val="CommentText"/>
      </w:pPr>
      <w:r>
        <w:rPr>
          <w:rStyle w:val="CommentReference"/>
        </w:rPr>
        <w:annotationRef/>
      </w:r>
      <w:r>
        <w:t xml:space="preserve">Editor’s comment 13) </w:t>
      </w:r>
    </w:p>
  </w:comment>
  <w:comment w:id="255" w:author="Tony Jhwueng" w:date="2015-11-02T10:06:00Z" w:initials="TJ">
    <w:p w14:paraId="0C1DB3DF" w14:textId="77777777" w:rsidR="002453B4" w:rsidRDefault="002453B4" w:rsidP="004B5866">
      <w:pPr>
        <w:pStyle w:val="CommentText"/>
      </w:pPr>
      <w:r>
        <w:rPr>
          <w:rStyle w:val="CommentReference"/>
        </w:rPr>
        <w:annotationRef/>
      </w:r>
      <w:r>
        <w:t>Editor’s comment 14). The Editor probably asked us to analyze data that is not of ratio(proportional) type.</w:t>
      </w:r>
    </w:p>
  </w:comment>
  <w:comment w:id="256" w:author="Tony Jhwueng" w:date="2015-11-02T10:26:00Z" w:initials="TJ">
    <w:p w14:paraId="6A8A2ACE" w14:textId="77777777" w:rsidR="002453B4" w:rsidRDefault="002453B4" w:rsidP="004B5866">
      <w:pPr>
        <w:pStyle w:val="CommentText"/>
      </w:pPr>
      <w:r>
        <w:rPr>
          <w:rStyle w:val="CommentReference"/>
        </w:rPr>
        <w:annotationRef/>
      </w:r>
      <w:r>
        <w:t xml:space="preserve">Editor’s comment 15). He suggested not to start sentences with clause.  </w:t>
      </w:r>
    </w:p>
  </w:comment>
  <w:comment w:id="285" w:author="Microsoft Office 使用者" w:date="2016-08-22T10:38:00Z" w:initials="Office">
    <w:p w14:paraId="3154B185" w14:textId="1948FCD9" w:rsidR="002453B4" w:rsidRDefault="002453B4">
      <w:pPr>
        <w:pStyle w:val="CommentText"/>
      </w:pPr>
      <w:r>
        <w:rPr>
          <w:rStyle w:val="CommentReference"/>
        </w:rPr>
        <w:annotationRef/>
      </w:r>
      <w:r>
        <w:t xml:space="preserve">Now we probably can see a better performance after using the updated code. </w:t>
      </w:r>
    </w:p>
  </w:comment>
  <w:comment w:id="286" w:author="Tony Jhwueng" w:date="2015-11-02T10:22:00Z" w:initials="TJ">
    <w:p w14:paraId="519914E6" w14:textId="77777777" w:rsidR="002453B4" w:rsidRDefault="002453B4" w:rsidP="004B5866">
      <w:pPr>
        <w:pStyle w:val="CommentText"/>
      </w:pPr>
      <w:r>
        <w:rPr>
          <w:rStyle w:val="CommentReference"/>
        </w:rPr>
        <w:annotationRef/>
      </w:r>
      <w:r>
        <w:t xml:space="preserve">Editor’s comment 17) with 15). He would prefer to </w:t>
      </w:r>
    </w:p>
  </w:comment>
  <w:comment w:id="292" w:author="Microsoft Office User" w:date="2017-08-10T13:16:00Z" w:initials="Office">
    <w:p w14:paraId="587453FF" w14:textId="74008775" w:rsidR="002453B4" w:rsidRDefault="002453B4">
      <w:pPr>
        <w:pStyle w:val="CommentText"/>
      </w:pPr>
      <w:r>
        <w:rPr>
          <w:rStyle w:val="CommentReference"/>
        </w:rPr>
        <w:annotationRef/>
      </w:r>
      <w:r>
        <w:t>Update</w:t>
      </w:r>
    </w:p>
  </w:comment>
  <w:comment w:id="355" w:author="Microsoft Office User" w:date="2017-08-22T11:44:00Z" w:initials="Office">
    <w:p w14:paraId="042A7532" w14:textId="0EF60194" w:rsidR="002453B4" w:rsidRDefault="002453B4">
      <w:pPr>
        <w:pStyle w:val="CommentText"/>
      </w:pPr>
      <w:r>
        <w:rPr>
          <w:rStyle w:val="CommentReference"/>
        </w:rPr>
        <w:annotationRef/>
      </w:r>
      <w:r>
        <w:t>Redo with new results</w:t>
      </w:r>
    </w:p>
  </w:comment>
  <w:comment w:id="374" w:author="Tony Jhwueng" w:date="2017-08-10T11:55:00Z" w:initials="TJ">
    <w:p w14:paraId="0552D158" w14:textId="55F21C57" w:rsidR="002453B4" w:rsidRDefault="002453B4">
      <w:pPr>
        <w:pStyle w:val="CommentText"/>
      </w:pPr>
      <w:r>
        <w:rPr>
          <w:rStyle w:val="CommentReference"/>
        </w:rPr>
        <w:annotationRef/>
      </w:r>
      <w:r w:rsidRPr="0026122C">
        <w:t>í,</w:t>
      </w:r>
    </w:p>
  </w:comment>
  <w:comment w:id="399" w:author="Microsoft Office User" w:date="2017-08-07T15:46:00Z" w:initials="Office">
    <w:p w14:paraId="60D6A11C" w14:textId="41DB49D5" w:rsidR="002453B4" w:rsidRDefault="002453B4">
      <w:pPr>
        <w:pStyle w:val="CommentText"/>
      </w:pPr>
      <w:r>
        <w:rPr>
          <w:rStyle w:val="CommentReference"/>
        </w:rPr>
        <w:annotationRef/>
      </w:r>
      <w:r>
        <w:t xml:space="preserve">Cite Cecile’s </w:t>
      </w:r>
      <w:proofErr w:type="spellStart"/>
      <w:r>
        <w:t>phylonetworks</w:t>
      </w:r>
      <w:proofErr w:type="spellEnd"/>
    </w:p>
  </w:comment>
  <w:comment w:id="431" w:author="Tony Jhwueng" w:date="2017-08-10T11:59:00Z" w:initials="TJ">
    <w:p w14:paraId="77AF3A4A" w14:textId="77777777" w:rsidR="002453B4" w:rsidRDefault="002453B4" w:rsidP="0026122C">
      <w:pPr>
        <w:pStyle w:val="CommentText"/>
      </w:pPr>
      <w:r>
        <w:rPr>
          <w:rStyle w:val="CommentReference"/>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567C21" w15:done="0"/>
  <w15:commentEx w15:paraId="4A779168" w15:done="0"/>
  <w15:commentEx w15:paraId="48E4BD01" w15:done="0"/>
  <w15:commentEx w15:paraId="4246EA27" w15:done="0"/>
  <w15:commentEx w15:paraId="3591A0D4" w15:done="0"/>
  <w15:commentEx w15:paraId="2ED3A382" w15:done="0"/>
  <w15:commentEx w15:paraId="7E868728" w15:done="0"/>
  <w15:commentEx w15:paraId="3921E36C" w15:paraIdParent="7E868728" w15:done="0"/>
  <w15:commentEx w15:paraId="4FEBE565" w15:done="0"/>
  <w15:commentEx w15:paraId="34D1F5DF" w15:done="0"/>
  <w15:commentEx w15:paraId="2022D2B3" w15:done="0"/>
  <w15:commentEx w15:paraId="3589765C" w15:done="0"/>
  <w15:commentEx w15:paraId="5FFD1BBB" w15:done="0"/>
  <w15:commentEx w15:paraId="0C1DB3DF" w15:done="0"/>
  <w15:commentEx w15:paraId="6A8A2ACE" w15:done="0"/>
  <w15:commentEx w15:paraId="3154B185" w15:done="0"/>
  <w15:commentEx w15:paraId="519914E6" w15:done="0"/>
  <w15:commentEx w15:paraId="587453FF" w15:done="0"/>
  <w15:commentEx w15:paraId="042A7532" w15:done="0"/>
  <w15:commentEx w15:paraId="0552D158" w15:done="0"/>
  <w15:commentEx w15:paraId="60D6A11C" w15:done="0"/>
  <w15:commentEx w15:paraId="77AF3A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AE658" w14:textId="77777777" w:rsidR="000821A2" w:rsidRDefault="000821A2">
      <w:r>
        <w:separator/>
      </w:r>
    </w:p>
  </w:endnote>
  <w:endnote w:type="continuationSeparator" w:id="0">
    <w:p w14:paraId="3319FCCC" w14:textId="77777777" w:rsidR="000821A2" w:rsidRDefault="00082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細明體">
    <w:charset w:val="88"/>
    <w:family w:val="roman"/>
    <w:pitch w:val="fixed"/>
    <w:sig w:usb0="A00002FF" w:usb1="28CFFCFA" w:usb2="00000016" w:usb3="00000000" w:csb0="00100001" w:csb1="00000000"/>
  </w:font>
  <w:font w:name="Courier">
    <w:panose1 w:val="02000500000000000000"/>
    <w:charset w:val="00"/>
    <w:family w:val="roman"/>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045ADD71" w14:textId="77777777" w:rsidR="002453B4" w:rsidRDefault="002453B4">
        <w:pPr>
          <w:jc w:val="center"/>
        </w:pPr>
        <w:r>
          <w:fldChar w:fldCharType="begin"/>
        </w:r>
        <w:r>
          <w:instrText xml:space="preserve"> PAGE   \* MERGEFORMAT </w:instrText>
        </w:r>
        <w:r>
          <w:fldChar w:fldCharType="separate"/>
        </w:r>
        <w:r w:rsidR="00911CA8">
          <w:rPr>
            <w:noProof/>
          </w:rPr>
          <w:t>9</w:t>
        </w:r>
        <w:r>
          <w:rPr>
            <w:noProof/>
          </w:rPr>
          <w:fldChar w:fldCharType="end"/>
        </w:r>
      </w:p>
    </w:sdtContent>
  </w:sdt>
  <w:p w14:paraId="2CEDF006" w14:textId="77777777" w:rsidR="002453B4" w:rsidRDefault="002453B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72033" w14:textId="77777777" w:rsidR="000821A2" w:rsidRDefault="000821A2">
      <w:r>
        <w:separator/>
      </w:r>
    </w:p>
  </w:footnote>
  <w:footnote w:type="continuationSeparator" w:id="0">
    <w:p w14:paraId="0B14F0F2" w14:textId="77777777" w:rsidR="000821A2" w:rsidRDefault="000821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icrosoft Office 使用者">
    <w15:presenceInfo w15:providerId="None" w15:userId="Microsoft Office 使用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activeWritingStyle w:appName="MSWord" w:lang="en-US" w:vendorID="64" w:dllVersion="6" w:nlCheck="1" w:checkStyle="0"/>
  <w:activeWritingStyle w:appName="MSWord" w:lang="ja-JP" w:vendorID="64" w:dllVersion="6" w:nlCheck="1" w:checkStyle="0"/>
  <w:activeWritingStyle w:appName="MSWord" w:lang="en-US" w:vendorID="64" w:dllVersion="4096" w:nlCheck="1" w:checkStyle="0"/>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866"/>
    <w:rsid w:val="000011A3"/>
    <w:rsid w:val="00015152"/>
    <w:rsid w:val="0001527D"/>
    <w:rsid w:val="00031C62"/>
    <w:rsid w:val="000335AD"/>
    <w:rsid w:val="00036669"/>
    <w:rsid w:val="00041EF5"/>
    <w:rsid w:val="00053E62"/>
    <w:rsid w:val="00070C8C"/>
    <w:rsid w:val="00074D71"/>
    <w:rsid w:val="00074E9A"/>
    <w:rsid w:val="00082056"/>
    <w:rsid w:val="000821A2"/>
    <w:rsid w:val="000963C9"/>
    <w:rsid w:val="00097BED"/>
    <w:rsid w:val="000C6C27"/>
    <w:rsid w:val="000D10B6"/>
    <w:rsid w:val="000E6BA5"/>
    <w:rsid w:val="001014E6"/>
    <w:rsid w:val="00102587"/>
    <w:rsid w:val="001423BF"/>
    <w:rsid w:val="00154419"/>
    <w:rsid w:val="00154FF3"/>
    <w:rsid w:val="00157F5E"/>
    <w:rsid w:val="001648EE"/>
    <w:rsid w:val="00181AAD"/>
    <w:rsid w:val="00182101"/>
    <w:rsid w:val="0019068C"/>
    <w:rsid w:val="001A02C1"/>
    <w:rsid w:val="001A0545"/>
    <w:rsid w:val="00206900"/>
    <w:rsid w:val="00225A34"/>
    <w:rsid w:val="002356E3"/>
    <w:rsid w:val="00237476"/>
    <w:rsid w:val="002403DE"/>
    <w:rsid w:val="00243B15"/>
    <w:rsid w:val="002453B4"/>
    <w:rsid w:val="00251417"/>
    <w:rsid w:val="0026122C"/>
    <w:rsid w:val="0026681A"/>
    <w:rsid w:val="002A05CA"/>
    <w:rsid w:val="002B0573"/>
    <w:rsid w:val="002D261C"/>
    <w:rsid w:val="002D68B2"/>
    <w:rsid w:val="00304426"/>
    <w:rsid w:val="003464B1"/>
    <w:rsid w:val="00371851"/>
    <w:rsid w:val="00383F0E"/>
    <w:rsid w:val="0038582F"/>
    <w:rsid w:val="003C0B99"/>
    <w:rsid w:val="003C12D6"/>
    <w:rsid w:val="003C49D5"/>
    <w:rsid w:val="00401A92"/>
    <w:rsid w:val="004167CA"/>
    <w:rsid w:val="00416F84"/>
    <w:rsid w:val="00493663"/>
    <w:rsid w:val="004A098E"/>
    <w:rsid w:val="004B5866"/>
    <w:rsid w:val="004B60D6"/>
    <w:rsid w:val="004C0520"/>
    <w:rsid w:val="004C55F9"/>
    <w:rsid w:val="004D33EF"/>
    <w:rsid w:val="004E50FC"/>
    <w:rsid w:val="004F122B"/>
    <w:rsid w:val="00504432"/>
    <w:rsid w:val="00507F41"/>
    <w:rsid w:val="00526384"/>
    <w:rsid w:val="00540A10"/>
    <w:rsid w:val="00552D9C"/>
    <w:rsid w:val="00552FD7"/>
    <w:rsid w:val="00590EE8"/>
    <w:rsid w:val="00595574"/>
    <w:rsid w:val="005C57DF"/>
    <w:rsid w:val="005E6300"/>
    <w:rsid w:val="0068471F"/>
    <w:rsid w:val="00697731"/>
    <w:rsid w:val="006A6088"/>
    <w:rsid w:val="006D24BB"/>
    <w:rsid w:val="006E1FC6"/>
    <w:rsid w:val="007019F8"/>
    <w:rsid w:val="0071127B"/>
    <w:rsid w:val="0071539D"/>
    <w:rsid w:val="00732DDF"/>
    <w:rsid w:val="00736E92"/>
    <w:rsid w:val="00766144"/>
    <w:rsid w:val="00794A54"/>
    <w:rsid w:val="00796952"/>
    <w:rsid w:val="00797BB1"/>
    <w:rsid w:val="007C5362"/>
    <w:rsid w:val="007E5A34"/>
    <w:rsid w:val="007F2652"/>
    <w:rsid w:val="007F3446"/>
    <w:rsid w:val="008014D4"/>
    <w:rsid w:val="00804761"/>
    <w:rsid w:val="00807DEB"/>
    <w:rsid w:val="00824EC1"/>
    <w:rsid w:val="008309B3"/>
    <w:rsid w:val="00832D95"/>
    <w:rsid w:val="00857FC0"/>
    <w:rsid w:val="00864141"/>
    <w:rsid w:val="008648E4"/>
    <w:rsid w:val="008663B2"/>
    <w:rsid w:val="00884990"/>
    <w:rsid w:val="00885CC4"/>
    <w:rsid w:val="00902D60"/>
    <w:rsid w:val="00911CA8"/>
    <w:rsid w:val="0093720D"/>
    <w:rsid w:val="00947826"/>
    <w:rsid w:val="00956343"/>
    <w:rsid w:val="0095669C"/>
    <w:rsid w:val="00963634"/>
    <w:rsid w:val="00981BA1"/>
    <w:rsid w:val="00984FD1"/>
    <w:rsid w:val="00985155"/>
    <w:rsid w:val="00985B4D"/>
    <w:rsid w:val="009949A9"/>
    <w:rsid w:val="009A61F1"/>
    <w:rsid w:val="009B5693"/>
    <w:rsid w:val="009C1D7D"/>
    <w:rsid w:val="009C3D78"/>
    <w:rsid w:val="009F257E"/>
    <w:rsid w:val="009F3025"/>
    <w:rsid w:val="00A05189"/>
    <w:rsid w:val="00A24FE9"/>
    <w:rsid w:val="00A2570A"/>
    <w:rsid w:val="00A44309"/>
    <w:rsid w:val="00A54E04"/>
    <w:rsid w:val="00A71CEA"/>
    <w:rsid w:val="00A74721"/>
    <w:rsid w:val="00AA5770"/>
    <w:rsid w:val="00AB0609"/>
    <w:rsid w:val="00AB1C6E"/>
    <w:rsid w:val="00B1035C"/>
    <w:rsid w:val="00B57014"/>
    <w:rsid w:val="00B57E06"/>
    <w:rsid w:val="00B62638"/>
    <w:rsid w:val="00B62C14"/>
    <w:rsid w:val="00B8761D"/>
    <w:rsid w:val="00B96EBF"/>
    <w:rsid w:val="00BB2570"/>
    <w:rsid w:val="00BD3044"/>
    <w:rsid w:val="00BD4193"/>
    <w:rsid w:val="00C008CE"/>
    <w:rsid w:val="00C341DB"/>
    <w:rsid w:val="00C7447F"/>
    <w:rsid w:val="00C8035D"/>
    <w:rsid w:val="00C909C9"/>
    <w:rsid w:val="00C923DD"/>
    <w:rsid w:val="00C962A8"/>
    <w:rsid w:val="00CA6589"/>
    <w:rsid w:val="00CB4C2F"/>
    <w:rsid w:val="00CC55B1"/>
    <w:rsid w:val="00CE5132"/>
    <w:rsid w:val="00D04174"/>
    <w:rsid w:val="00D12A97"/>
    <w:rsid w:val="00D13B2C"/>
    <w:rsid w:val="00D14298"/>
    <w:rsid w:val="00D14F2E"/>
    <w:rsid w:val="00D153A0"/>
    <w:rsid w:val="00D156DE"/>
    <w:rsid w:val="00D27361"/>
    <w:rsid w:val="00D5176A"/>
    <w:rsid w:val="00D7172E"/>
    <w:rsid w:val="00D74BEE"/>
    <w:rsid w:val="00DF32B2"/>
    <w:rsid w:val="00DF5149"/>
    <w:rsid w:val="00E042FF"/>
    <w:rsid w:val="00E1247F"/>
    <w:rsid w:val="00E14F21"/>
    <w:rsid w:val="00E45D5E"/>
    <w:rsid w:val="00E502EB"/>
    <w:rsid w:val="00E644DB"/>
    <w:rsid w:val="00E74B12"/>
    <w:rsid w:val="00E804D0"/>
    <w:rsid w:val="00E96D2D"/>
    <w:rsid w:val="00EA6619"/>
    <w:rsid w:val="00EC5923"/>
    <w:rsid w:val="00ED3170"/>
    <w:rsid w:val="00EE1384"/>
    <w:rsid w:val="00F42285"/>
    <w:rsid w:val="00F46297"/>
    <w:rsid w:val="00F53986"/>
    <w:rsid w:val="00F8312E"/>
    <w:rsid w:val="00F85C8A"/>
    <w:rsid w:val="00FA7DC1"/>
    <w:rsid w:val="00FB627C"/>
    <w:rsid w:val="00FD5C5C"/>
    <w:rsid w:val="00FE0856"/>
    <w:rsid w:val="00FE29E4"/>
    <w:rsid w:val="00FE58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30D0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5866"/>
    <w:rPr>
      <w:kern w:val="0"/>
      <w:lang w:eastAsia="ja-JP"/>
    </w:rPr>
  </w:style>
  <w:style w:type="paragraph" w:styleId="Heading1">
    <w:name w:val="heading 1"/>
    <w:basedOn w:val="Normal"/>
    <w:next w:val="Normal"/>
    <w:link w:val="Heading1Char"/>
    <w:qFormat/>
    <w:rsid w:val="004B5866"/>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4B5866"/>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5866"/>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4B5866"/>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4B5866"/>
  </w:style>
  <w:style w:type="character" w:customStyle="1" w:styleId="a">
    <w:name w:val="註解文字 字元"/>
    <w:basedOn w:val="DefaultParagraphFont"/>
    <w:uiPriority w:val="99"/>
    <w:semiHidden/>
    <w:rsid w:val="004B5866"/>
    <w:rPr>
      <w:kern w:val="0"/>
      <w:lang w:eastAsia="ja-JP"/>
    </w:rPr>
  </w:style>
  <w:style w:type="character" w:customStyle="1" w:styleId="CommentTextChar">
    <w:name w:val="Comment Text Char"/>
    <w:basedOn w:val="DefaultParagraphFont"/>
    <w:link w:val="CommentText"/>
    <w:rsid w:val="004B5866"/>
    <w:rPr>
      <w:kern w:val="0"/>
      <w:lang w:eastAsia="ja-JP"/>
    </w:rPr>
  </w:style>
  <w:style w:type="character" w:styleId="CommentReference">
    <w:name w:val="annotation reference"/>
    <w:basedOn w:val="DefaultParagraphFont"/>
    <w:uiPriority w:val="99"/>
    <w:semiHidden/>
    <w:unhideWhenUsed/>
    <w:rsid w:val="004B5866"/>
    <w:rPr>
      <w:sz w:val="18"/>
      <w:szCs w:val="18"/>
    </w:rPr>
  </w:style>
  <w:style w:type="paragraph" w:styleId="BalloonText">
    <w:name w:val="Balloon Text"/>
    <w:basedOn w:val="Normal"/>
    <w:link w:val="BalloonTextChar"/>
    <w:unhideWhenUsed/>
    <w:rsid w:val="004B5866"/>
    <w:rPr>
      <w:rFonts w:ascii="Lucida Grande" w:hAnsi="Lucida Grande" w:cs="Lucida Grande"/>
      <w:sz w:val="18"/>
      <w:szCs w:val="18"/>
    </w:rPr>
  </w:style>
  <w:style w:type="character" w:customStyle="1" w:styleId="a0">
    <w:name w:val="註解方塊文字 字元"/>
    <w:basedOn w:val="DefaultParagraphFont"/>
    <w:uiPriority w:val="99"/>
    <w:semiHidden/>
    <w:rsid w:val="004B5866"/>
    <w:rPr>
      <w:rFonts w:ascii="新細明體" w:eastAsia="新細明體"/>
      <w:kern w:val="0"/>
      <w:sz w:val="18"/>
      <w:szCs w:val="18"/>
      <w:lang w:eastAsia="ja-JP"/>
    </w:rPr>
  </w:style>
  <w:style w:type="character" w:customStyle="1" w:styleId="BalloonTextChar">
    <w:name w:val="Balloon Text Char"/>
    <w:basedOn w:val="DefaultParagraphFont"/>
    <w:link w:val="BalloonText"/>
    <w:rsid w:val="004B5866"/>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4B5866"/>
  </w:style>
  <w:style w:type="paragraph" w:styleId="CommentSubject">
    <w:name w:val="annotation subject"/>
    <w:basedOn w:val="CommentText"/>
    <w:next w:val="CommentText"/>
    <w:link w:val="CommentSubjectChar"/>
    <w:uiPriority w:val="99"/>
    <w:semiHidden/>
    <w:unhideWhenUsed/>
    <w:rsid w:val="004B5866"/>
    <w:rPr>
      <w:b/>
      <w:bCs/>
      <w:sz w:val="20"/>
      <w:szCs w:val="20"/>
    </w:rPr>
  </w:style>
  <w:style w:type="character" w:customStyle="1" w:styleId="a1">
    <w:name w:val="註解主旨 字元"/>
    <w:basedOn w:val="a"/>
    <w:uiPriority w:val="99"/>
    <w:semiHidden/>
    <w:rsid w:val="004B5866"/>
    <w:rPr>
      <w:b/>
      <w:bCs/>
      <w:kern w:val="0"/>
      <w:lang w:eastAsia="ja-JP"/>
    </w:rPr>
  </w:style>
  <w:style w:type="character" w:customStyle="1" w:styleId="CommentSubjectChar">
    <w:name w:val="Comment Subject Char"/>
    <w:basedOn w:val="CommentTextChar"/>
    <w:link w:val="CommentSubject"/>
    <w:uiPriority w:val="99"/>
    <w:semiHidden/>
    <w:rsid w:val="004B5866"/>
    <w:rPr>
      <w:b/>
      <w:bCs/>
      <w:kern w:val="0"/>
      <w:sz w:val="20"/>
      <w:szCs w:val="20"/>
      <w:lang w:eastAsia="ja-JP"/>
    </w:rPr>
  </w:style>
  <w:style w:type="character" w:styleId="PlaceholderText">
    <w:name w:val="Placeholder Text"/>
    <w:basedOn w:val="DefaultParagraphFont"/>
    <w:uiPriority w:val="99"/>
    <w:semiHidden/>
    <w:rsid w:val="004B5866"/>
    <w:rPr>
      <w:color w:val="808080"/>
    </w:rPr>
  </w:style>
  <w:style w:type="paragraph" w:styleId="NormalWeb">
    <w:name w:val="Normal (Web)"/>
    <w:basedOn w:val="Normal"/>
    <w:uiPriority w:val="99"/>
    <w:unhideWhenUsed/>
    <w:rsid w:val="004B5866"/>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4B5866"/>
    <w:pPr>
      <w:tabs>
        <w:tab w:val="center" w:pos="4153"/>
        <w:tab w:val="right" w:pos="8306"/>
      </w:tabs>
      <w:snapToGrid w:val="0"/>
    </w:pPr>
    <w:rPr>
      <w:sz w:val="20"/>
      <w:szCs w:val="20"/>
    </w:rPr>
  </w:style>
  <w:style w:type="character" w:customStyle="1" w:styleId="a2">
    <w:name w:val="頁首 字元"/>
    <w:basedOn w:val="DefaultParagraphFont"/>
    <w:uiPriority w:val="99"/>
    <w:semiHidden/>
    <w:rsid w:val="004B5866"/>
    <w:rPr>
      <w:kern w:val="0"/>
      <w:sz w:val="20"/>
      <w:szCs w:val="20"/>
      <w:lang w:eastAsia="ja-JP"/>
    </w:rPr>
  </w:style>
  <w:style w:type="character" w:customStyle="1" w:styleId="HeaderChar">
    <w:name w:val="Header Char"/>
    <w:basedOn w:val="DefaultParagraphFont"/>
    <w:link w:val="Header"/>
    <w:rsid w:val="004B5866"/>
    <w:rPr>
      <w:kern w:val="0"/>
      <w:sz w:val="20"/>
      <w:szCs w:val="20"/>
      <w:lang w:eastAsia="ja-JP"/>
    </w:rPr>
  </w:style>
  <w:style w:type="paragraph" w:styleId="Footer">
    <w:name w:val="footer"/>
    <w:basedOn w:val="Normal"/>
    <w:link w:val="FooterChar"/>
    <w:unhideWhenUsed/>
    <w:rsid w:val="004B5866"/>
    <w:pPr>
      <w:tabs>
        <w:tab w:val="center" w:pos="4153"/>
        <w:tab w:val="right" w:pos="8306"/>
      </w:tabs>
      <w:snapToGrid w:val="0"/>
    </w:pPr>
    <w:rPr>
      <w:sz w:val="20"/>
      <w:szCs w:val="20"/>
    </w:rPr>
  </w:style>
  <w:style w:type="character" w:customStyle="1" w:styleId="a3">
    <w:name w:val="頁尾 字元"/>
    <w:basedOn w:val="DefaultParagraphFont"/>
    <w:uiPriority w:val="99"/>
    <w:semiHidden/>
    <w:rsid w:val="004B5866"/>
    <w:rPr>
      <w:kern w:val="0"/>
      <w:sz w:val="20"/>
      <w:szCs w:val="20"/>
      <w:lang w:eastAsia="ja-JP"/>
    </w:rPr>
  </w:style>
  <w:style w:type="character" w:customStyle="1" w:styleId="FooterChar">
    <w:name w:val="Footer Char"/>
    <w:basedOn w:val="DefaultParagraphFont"/>
    <w:link w:val="Footer"/>
    <w:rsid w:val="004B5866"/>
    <w:rPr>
      <w:kern w:val="0"/>
      <w:sz w:val="20"/>
      <w:szCs w:val="20"/>
      <w:lang w:eastAsia="ja-JP"/>
    </w:rPr>
  </w:style>
  <w:style w:type="paragraph" w:styleId="ListParagraph">
    <w:name w:val="List Paragraph"/>
    <w:basedOn w:val="Normal"/>
    <w:uiPriority w:val="34"/>
    <w:qFormat/>
    <w:rsid w:val="004B5866"/>
    <w:pPr>
      <w:ind w:left="720"/>
      <w:contextualSpacing/>
    </w:pPr>
  </w:style>
  <w:style w:type="paragraph" w:styleId="HTMLPreformatted">
    <w:name w:val="HTML Preformatted"/>
    <w:basedOn w:val="Normal"/>
    <w:link w:val="HTMLPreformattedChar"/>
    <w:uiPriority w:val="99"/>
    <w:unhideWhenUsed/>
    <w:rsid w:val="004B5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4B5866"/>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4B5866"/>
    <w:rPr>
      <w:rFonts w:ascii="細明體" w:eastAsia="細明體" w:hAnsi="細明體" w:cs="細明體"/>
      <w:kern w:val="0"/>
    </w:rPr>
  </w:style>
  <w:style w:type="character" w:customStyle="1" w:styleId="gjwpqfqdn4">
    <w:name w:val="gjwpqfqdn4"/>
    <w:basedOn w:val="DefaultParagraphFont"/>
    <w:rsid w:val="004B5866"/>
  </w:style>
  <w:style w:type="character" w:customStyle="1" w:styleId="gjwpqfqdb4">
    <w:name w:val="gjwpqfqdb4"/>
    <w:basedOn w:val="DefaultParagraphFont"/>
    <w:rsid w:val="004B5866"/>
  </w:style>
  <w:style w:type="paragraph" w:styleId="Revision">
    <w:name w:val="Revision"/>
    <w:hidden/>
    <w:uiPriority w:val="99"/>
    <w:semiHidden/>
    <w:rsid w:val="004B5866"/>
    <w:rPr>
      <w:kern w:val="0"/>
      <w:lang w:eastAsia="ja-JP"/>
    </w:rPr>
  </w:style>
  <w:style w:type="character" w:styleId="Hyperlink">
    <w:name w:val="Hyperlink"/>
    <w:basedOn w:val="DefaultParagraphFont"/>
    <w:uiPriority w:val="99"/>
    <w:unhideWhenUsed/>
    <w:rsid w:val="004B5866"/>
    <w:rPr>
      <w:color w:val="0563C1" w:themeColor="hyperlink"/>
      <w:u w:val="single"/>
    </w:rPr>
  </w:style>
  <w:style w:type="character" w:styleId="FollowedHyperlink">
    <w:name w:val="FollowedHyperlink"/>
    <w:basedOn w:val="DefaultParagraphFont"/>
    <w:unhideWhenUsed/>
    <w:rsid w:val="004B5866"/>
    <w:rPr>
      <w:color w:val="954F72" w:themeColor="followedHyperlink"/>
      <w:u w:val="single"/>
    </w:rPr>
  </w:style>
  <w:style w:type="character" w:customStyle="1" w:styleId="WW8Num1z0">
    <w:name w:val="WW8Num1z0"/>
    <w:rsid w:val="004B5866"/>
    <w:rPr>
      <w:rFonts w:ascii="Wingdings" w:hAnsi="Wingdings" w:cs="Wingdings"/>
    </w:rPr>
  </w:style>
  <w:style w:type="character" w:customStyle="1" w:styleId="WW8Num7z0">
    <w:name w:val="WW8Num7z0"/>
    <w:rsid w:val="004B5866"/>
    <w:rPr>
      <w:rFonts w:ascii="標楷體" w:eastAsia="標楷體" w:hAnsi="標楷體" w:cs="Times New Roman"/>
      <w:color w:val="333333"/>
    </w:rPr>
  </w:style>
  <w:style w:type="character" w:customStyle="1" w:styleId="WW8Num7z1">
    <w:name w:val="WW8Num7z1"/>
    <w:rsid w:val="004B5866"/>
    <w:rPr>
      <w:rFonts w:ascii="Wingdings" w:hAnsi="Wingdings" w:cs="Wingdings"/>
    </w:rPr>
  </w:style>
  <w:style w:type="character" w:customStyle="1" w:styleId="sub20">
    <w:name w:val="sub20"/>
    <w:basedOn w:val="DefaultParagraphFont"/>
    <w:rsid w:val="004B5866"/>
  </w:style>
  <w:style w:type="character" w:customStyle="1" w:styleId="sub15h1">
    <w:name w:val="sub15h1"/>
    <w:rsid w:val="004B5866"/>
    <w:rPr>
      <w:rFonts w:ascii="sө" w:hAnsi="sө" w:cs="sө"/>
      <w:b/>
      <w:bCs/>
      <w:strike w:val="0"/>
      <w:dstrike w:val="0"/>
      <w:color w:val="CC3333"/>
      <w:sz w:val="15"/>
      <w:szCs w:val="15"/>
      <w:u w:val="none"/>
    </w:rPr>
  </w:style>
  <w:style w:type="character" w:styleId="Strong">
    <w:name w:val="Strong"/>
    <w:uiPriority w:val="22"/>
    <w:qFormat/>
    <w:rsid w:val="004B5866"/>
    <w:rPr>
      <w:b/>
      <w:bCs/>
    </w:rPr>
  </w:style>
  <w:style w:type="paragraph" w:customStyle="1" w:styleId="Heading">
    <w:name w:val="Heading"/>
    <w:basedOn w:val="Normal"/>
    <w:next w:val="BodyText"/>
    <w:rsid w:val="004B5866"/>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4B5866"/>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4B5866"/>
    <w:rPr>
      <w:rFonts w:ascii="標楷體" w:eastAsia="標楷體" w:hAnsi="標楷體" w:cs="標楷體"/>
      <w:color w:val="333333"/>
      <w:kern w:val="1"/>
      <w:szCs w:val="13"/>
      <w:lang w:eastAsia="ar-SA"/>
    </w:rPr>
  </w:style>
  <w:style w:type="paragraph" w:styleId="List">
    <w:name w:val="List"/>
    <w:basedOn w:val="BodyText"/>
    <w:rsid w:val="004B5866"/>
    <w:rPr>
      <w:rFonts w:cs="Lohit Hindi"/>
    </w:rPr>
  </w:style>
  <w:style w:type="paragraph" w:styleId="Caption">
    <w:name w:val="caption"/>
    <w:basedOn w:val="Normal"/>
    <w:next w:val="Normal"/>
    <w:qFormat/>
    <w:rsid w:val="004B5866"/>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4B5866"/>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4B5866"/>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4B5866"/>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4B5866"/>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4B5866"/>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4B5866"/>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4B5866"/>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4B5866"/>
    <w:rPr>
      <w:rFonts w:ascii="Times New Roman" w:eastAsia="標楷體" w:hAnsi="Times New Roman" w:cs="Times New Roman"/>
      <w:kern w:val="1"/>
      <w:lang w:eastAsia="ar-SA"/>
    </w:rPr>
  </w:style>
  <w:style w:type="paragraph" w:customStyle="1" w:styleId="TableContents">
    <w:name w:val="Table Contents"/>
    <w:basedOn w:val="Normal"/>
    <w:rsid w:val="004B5866"/>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4B5866"/>
    <w:pPr>
      <w:jc w:val="center"/>
    </w:pPr>
    <w:rPr>
      <w:b/>
      <w:bCs/>
    </w:rPr>
  </w:style>
  <w:style w:type="character" w:customStyle="1" w:styleId="apple-converted-space">
    <w:name w:val="apple-converted-space"/>
    <w:rsid w:val="004B5866"/>
  </w:style>
  <w:style w:type="character" w:customStyle="1" w:styleId="il">
    <w:name w:val="il"/>
    <w:rsid w:val="004B5866"/>
  </w:style>
  <w:style w:type="character" w:customStyle="1" w:styleId="apple-style-span">
    <w:name w:val="apple-style-span"/>
    <w:basedOn w:val="DefaultParagraphFont"/>
    <w:rsid w:val="004B5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162436">
      <w:bodyDiv w:val="1"/>
      <w:marLeft w:val="0"/>
      <w:marRight w:val="0"/>
      <w:marTop w:val="0"/>
      <w:marBottom w:val="0"/>
      <w:divBdr>
        <w:top w:val="none" w:sz="0" w:space="0" w:color="auto"/>
        <w:left w:val="none" w:sz="0" w:space="0" w:color="auto"/>
        <w:bottom w:val="none" w:sz="0" w:space="0" w:color="auto"/>
        <w:right w:val="none" w:sz="0" w:space="0" w:color="auto"/>
      </w:divBdr>
    </w:div>
    <w:div w:id="924072039">
      <w:bodyDiv w:val="1"/>
      <w:marLeft w:val="0"/>
      <w:marRight w:val="0"/>
      <w:marTop w:val="0"/>
      <w:marBottom w:val="0"/>
      <w:divBdr>
        <w:top w:val="none" w:sz="0" w:space="0" w:color="auto"/>
        <w:left w:val="none" w:sz="0" w:space="0" w:color="auto"/>
        <w:bottom w:val="none" w:sz="0" w:space="0" w:color="auto"/>
        <w:right w:val="none" w:sz="0" w:space="0" w:color="auto"/>
      </w:divBdr>
    </w:div>
    <w:div w:id="1059935974">
      <w:bodyDiv w:val="1"/>
      <w:marLeft w:val="0"/>
      <w:marRight w:val="0"/>
      <w:marTop w:val="0"/>
      <w:marBottom w:val="0"/>
      <w:divBdr>
        <w:top w:val="none" w:sz="0" w:space="0" w:color="auto"/>
        <w:left w:val="none" w:sz="0" w:space="0" w:color="auto"/>
        <w:bottom w:val="none" w:sz="0" w:space="0" w:color="auto"/>
        <w:right w:val="none" w:sz="0" w:space="0" w:color="auto"/>
      </w:divBdr>
      <w:divsChild>
        <w:div w:id="1993437095">
          <w:marLeft w:val="0"/>
          <w:marRight w:val="0"/>
          <w:marTop w:val="0"/>
          <w:marBottom w:val="0"/>
          <w:divBdr>
            <w:top w:val="none" w:sz="0" w:space="0" w:color="auto"/>
            <w:left w:val="none" w:sz="0" w:space="0" w:color="auto"/>
            <w:bottom w:val="none" w:sz="0" w:space="0" w:color="auto"/>
            <w:right w:val="none" w:sz="0" w:space="0" w:color="auto"/>
          </w:divBdr>
        </w:div>
        <w:div w:id="277495607">
          <w:marLeft w:val="0"/>
          <w:marRight w:val="0"/>
          <w:marTop w:val="0"/>
          <w:marBottom w:val="0"/>
          <w:divBdr>
            <w:top w:val="none" w:sz="0" w:space="0" w:color="auto"/>
            <w:left w:val="none" w:sz="0" w:space="0" w:color="auto"/>
            <w:bottom w:val="none" w:sz="0" w:space="0" w:color="auto"/>
            <w:right w:val="none" w:sz="0" w:space="0" w:color="auto"/>
          </w:divBdr>
        </w:div>
        <w:div w:id="919288373">
          <w:marLeft w:val="0"/>
          <w:marRight w:val="0"/>
          <w:marTop w:val="0"/>
          <w:marBottom w:val="0"/>
          <w:divBdr>
            <w:top w:val="none" w:sz="0" w:space="0" w:color="auto"/>
            <w:left w:val="none" w:sz="0" w:space="0" w:color="auto"/>
            <w:bottom w:val="none" w:sz="0" w:space="0" w:color="auto"/>
            <w:right w:val="none" w:sz="0" w:space="0" w:color="auto"/>
          </w:divBdr>
        </w:div>
        <w:div w:id="401830476">
          <w:marLeft w:val="0"/>
          <w:marRight w:val="0"/>
          <w:marTop w:val="0"/>
          <w:marBottom w:val="0"/>
          <w:divBdr>
            <w:top w:val="none" w:sz="0" w:space="0" w:color="auto"/>
            <w:left w:val="none" w:sz="0" w:space="0" w:color="auto"/>
            <w:bottom w:val="none" w:sz="0" w:space="0" w:color="auto"/>
            <w:right w:val="none" w:sz="0" w:space="0" w:color="auto"/>
          </w:divBdr>
        </w:div>
        <w:div w:id="1996378574">
          <w:marLeft w:val="0"/>
          <w:marRight w:val="0"/>
          <w:marTop w:val="0"/>
          <w:marBottom w:val="0"/>
          <w:divBdr>
            <w:top w:val="none" w:sz="0" w:space="0" w:color="auto"/>
            <w:left w:val="none" w:sz="0" w:space="0" w:color="auto"/>
            <w:bottom w:val="none" w:sz="0" w:space="0" w:color="auto"/>
            <w:right w:val="none" w:sz="0" w:space="0" w:color="auto"/>
          </w:divBdr>
        </w:div>
        <w:div w:id="1597861106">
          <w:marLeft w:val="0"/>
          <w:marRight w:val="0"/>
          <w:marTop w:val="0"/>
          <w:marBottom w:val="0"/>
          <w:divBdr>
            <w:top w:val="none" w:sz="0" w:space="0" w:color="auto"/>
            <w:left w:val="none" w:sz="0" w:space="0" w:color="auto"/>
            <w:bottom w:val="none" w:sz="0" w:space="0" w:color="auto"/>
            <w:right w:val="none" w:sz="0" w:space="0" w:color="auto"/>
          </w:divBdr>
        </w:div>
        <w:div w:id="895747298">
          <w:marLeft w:val="0"/>
          <w:marRight w:val="0"/>
          <w:marTop w:val="0"/>
          <w:marBottom w:val="0"/>
          <w:divBdr>
            <w:top w:val="none" w:sz="0" w:space="0" w:color="auto"/>
            <w:left w:val="none" w:sz="0" w:space="0" w:color="auto"/>
            <w:bottom w:val="none" w:sz="0" w:space="0" w:color="auto"/>
            <w:right w:val="none" w:sz="0" w:space="0" w:color="auto"/>
          </w:divBdr>
        </w:div>
        <w:div w:id="1511138378">
          <w:marLeft w:val="0"/>
          <w:marRight w:val="0"/>
          <w:marTop w:val="0"/>
          <w:marBottom w:val="0"/>
          <w:divBdr>
            <w:top w:val="none" w:sz="0" w:space="0" w:color="auto"/>
            <w:left w:val="none" w:sz="0" w:space="0" w:color="auto"/>
            <w:bottom w:val="none" w:sz="0" w:space="0" w:color="auto"/>
            <w:right w:val="none" w:sz="0" w:space="0" w:color="auto"/>
          </w:divBdr>
        </w:div>
      </w:divsChild>
    </w:div>
    <w:div w:id="1096831939">
      <w:bodyDiv w:val="1"/>
      <w:marLeft w:val="0"/>
      <w:marRight w:val="0"/>
      <w:marTop w:val="0"/>
      <w:marBottom w:val="0"/>
      <w:divBdr>
        <w:top w:val="none" w:sz="0" w:space="0" w:color="auto"/>
        <w:left w:val="none" w:sz="0" w:space="0" w:color="auto"/>
        <w:bottom w:val="none" w:sz="0" w:space="0" w:color="auto"/>
        <w:right w:val="none" w:sz="0" w:space="0" w:color="auto"/>
      </w:divBdr>
    </w:div>
    <w:div w:id="1278485832">
      <w:bodyDiv w:val="1"/>
      <w:marLeft w:val="0"/>
      <w:marRight w:val="0"/>
      <w:marTop w:val="0"/>
      <w:marBottom w:val="0"/>
      <w:divBdr>
        <w:top w:val="none" w:sz="0" w:space="0" w:color="auto"/>
        <w:left w:val="none" w:sz="0" w:space="0" w:color="auto"/>
        <w:bottom w:val="none" w:sz="0" w:space="0" w:color="auto"/>
        <w:right w:val="none" w:sz="0" w:space="0" w:color="auto"/>
      </w:divBdr>
    </w:div>
    <w:div w:id="1586111112">
      <w:bodyDiv w:val="1"/>
      <w:marLeft w:val="0"/>
      <w:marRight w:val="0"/>
      <w:marTop w:val="0"/>
      <w:marBottom w:val="0"/>
      <w:divBdr>
        <w:top w:val="none" w:sz="0" w:space="0" w:color="auto"/>
        <w:left w:val="none" w:sz="0" w:space="0" w:color="auto"/>
        <w:bottom w:val="none" w:sz="0" w:space="0" w:color="auto"/>
        <w:right w:val="none" w:sz="0" w:space="0" w:color="auto"/>
      </w:divBdr>
    </w:div>
    <w:div w:id="1863547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2.gsu.edu/~mkteer/npdmatri.html" TargetMode="External"/><Relationship Id="rId2" Type="http://schemas.openxmlformats.org/officeDocument/2006/relationships/hyperlink" Target="http://www.sciencedirect.com/science/article/pii/S002216940700385X" TargetMode="External"/></Relationship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oter" Target="footer1.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fishbase.org" TargetMode="External"/><Relationship Id="rId19" Type="http://schemas.openxmlformats.org/officeDocument/2006/relationships/hyperlink" Target="http://mesquiteprojec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9151</Words>
  <Characters>52161</Characters>
  <Application>Microsoft Macintosh Word</Application>
  <DocSecurity>0</DocSecurity>
  <Lines>434</Lines>
  <Paragraphs>122</Paragraphs>
  <ScaleCrop>false</ScaleCrop>
  <HeadingPairs>
    <vt:vector size="2" baseType="variant">
      <vt:variant>
        <vt:lpstr>標題</vt:lpstr>
      </vt:variant>
      <vt:variant>
        <vt:i4>1</vt:i4>
      </vt:variant>
    </vt:vector>
  </HeadingPairs>
  <TitlesOfParts>
    <vt:vector size="1" baseType="lpstr">
      <vt:lpstr/>
    </vt:vector>
  </TitlesOfParts>
  <Company>University of Tennessee</Company>
  <LinksUpToDate>false</LinksUpToDate>
  <CharactersWithSpaces>61190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7</cp:revision>
  <dcterms:created xsi:type="dcterms:W3CDTF">2017-08-24T19:18:00Z</dcterms:created>
  <dcterms:modified xsi:type="dcterms:W3CDTF">2017-08-24T19:21:00Z</dcterms:modified>
</cp:coreProperties>
</file>