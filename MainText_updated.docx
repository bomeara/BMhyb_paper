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w:t>
      </w:r>
      <w:proofErr w:type="spellStart"/>
      <w:r w:rsidRPr="00A54453">
        <w:rPr>
          <w:rFonts w:ascii="Times New Roman" w:hAnsi="Times New Roman" w:cs="Times New Roman"/>
          <w:i/>
          <w:color w:val="000000"/>
          <w:szCs w:val="15"/>
        </w:rPr>
        <w:t>Feng</w:t>
      </w:r>
      <w:proofErr w:type="spellEnd"/>
      <w:r w:rsidRPr="00A54453">
        <w:rPr>
          <w:rFonts w:ascii="Times New Roman" w:hAnsi="Times New Roman" w:cs="Times New Roman"/>
          <w:i/>
          <w:color w:val="000000"/>
          <w:szCs w:val="15"/>
        </w:rPr>
        <w:t xml:space="preserve">-Chia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0DEF1B06" w14:textId="6C58C2DB" w:rsidR="001116C0" w:rsidRPr="00C26AC4" w:rsidRDefault="001116C0" w:rsidP="001116C0">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w:ins w:id="0" w:author="冬川 鍾" w:date="2017-09-06T03:02:00Z">
        <m:oMath>
          <m:r>
            <w:rPr>
              <w:rFonts w:ascii="Cambria Math" w:hAnsi="Cambria Math" w:cs="Times New Roman"/>
            </w:rPr>
            <m:t>σ</m:t>
          </m:r>
        </m:oMath>
      </w:ins>
      <m:oMath>
        <m:sSup>
          <m:sSupPr>
            <m:ctrlPr>
              <w:del w:id="1" w:author="冬川 鍾" w:date="2017-09-06T03:02:00Z">
                <w:rPr>
                  <w:rFonts w:ascii="Cambria Math" w:hAnsi="Cambria Math" w:cs="Times New Roman"/>
                  <w:i/>
                </w:rPr>
              </w:del>
            </m:ctrlPr>
          </m:sSupPr>
          <m:e>
            <w:del w:id="2" w:author="冬川 鍾" w:date="2017-09-06T03:02:00Z">
              <m:r>
                <w:rPr>
                  <w:rFonts w:ascii="Cambria Math" w:hAnsi="Cambria Math" w:cs="Times New Roman"/>
                </w:rPr>
                <m:t>σ</m:t>
              </m:r>
            </w:del>
          </m:e>
          <m:sup>
            <w:del w:id="3" w:author="冬川 鍾" w:date="2017-09-06T03:02:00Z">
              <m:r>
                <w:rPr>
                  <w:rFonts w:ascii="Cambria Math" w:hAnsi="Cambria Math" w:cs="Times New Roman"/>
                </w:rPr>
                <m:t>2</m:t>
              </m:r>
            </w:del>
          </m:sup>
        </m:sSup>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w:t>
      </w:r>
      <w:del w:id="4" w:author="Microsoft Office 使用者" w:date="2017-09-02T08:52:00Z">
        <w:r w:rsidDel="009561E2">
          <w:rPr>
            <w:rFonts w:ascii="Times New Roman" w:hAnsi="Times New Roman" w:cs="Times New Roman"/>
          </w:rPr>
          <w:delText>, and find substantial measurement error and a hint that hybrids have greater drought tolerance in the latter case</w:delText>
        </w:r>
      </w:del>
      <w:r>
        <w:rPr>
          <w:rFonts w:ascii="Times New Roman" w:hAnsi="Times New Roman" w:cs="Times New Roman"/>
        </w:rPr>
        <w:t xml:space="preserve">. </w:t>
      </w:r>
      <w:r>
        <w:rPr>
          <w:rFonts w:ascii="Times New Roman" w:hAnsi="Times New Roman" w:cs="Times New Roman"/>
          <w:lang w:eastAsia="zh-TW"/>
        </w:rPr>
        <w:t>The new method</w:t>
      </w:r>
      <w:del w:id="5" w:author="冬川 鍾" w:date="2017-09-03T02:11:00Z">
        <w:r w:rsidDel="00CE4E9B">
          <w:rPr>
            <w:rFonts w:ascii="Times New Roman" w:hAnsi="Times New Roman" w:cs="Times New Roman"/>
            <w:lang w:eastAsia="zh-TW"/>
          </w:rPr>
          <w:delText>s</w:delText>
        </w:r>
      </w:del>
      <w:r>
        <w:rPr>
          <w:rFonts w:ascii="Times New Roman" w:hAnsi="Times New Roman" w:cs="Times New Roman"/>
          <w:lang w:eastAsia="zh-TW"/>
        </w:rPr>
        <w:t xml:space="preserve"> </w:t>
      </w:r>
      <w:ins w:id="6" w:author="冬川 鍾" w:date="2017-09-03T02:11:00Z">
        <w:r w:rsidR="00CE4E9B">
          <w:rPr>
            <w:rFonts w:ascii="Times New Roman" w:hAnsi="Times New Roman" w:cs="Times New Roman"/>
            <w:lang w:eastAsia="zh-TW"/>
          </w:rPr>
          <w:t>is</w:t>
        </w:r>
      </w:ins>
      <w:del w:id="7" w:author="冬川 鍾" w:date="2017-09-03T02:11:00Z">
        <w:r w:rsidDel="00CE4E9B">
          <w:rPr>
            <w:rFonts w:ascii="Times New Roman" w:hAnsi="Times New Roman" w:cs="Times New Roman"/>
            <w:lang w:eastAsia="zh-TW"/>
          </w:rPr>
          <w:delText>are</w:delText>
        </w:r>
      </w:del>
      <w:r>
        <w:rPr>
          <w:rFonts w:ascii="Times New Roman" w:hAnsi="Times New Roman" w:cs="Times New Roman"/>
          <w:lang w:eastAsia="zh-TW"/>
        </w:rPr>
        <w:t xml:space="preserve"> available in CRAN</w:t>
      </w:r>
      <w:r>
        <w:rPr>
          <w:rFonts w:ascii="Times New Roman" w:hAnsi="Times New Roman" w:cs="Times New Roman"/>
        </w:rPr>
        <w:t xml:space="preserve"> R package </w:t>
      </w:r>
      <w:proofErr w:type="spellStart"/>
      <w:r>
        <w:rPr>
          <w:rFonts w:ascii="Times New Roman" w:hAnsi="Times New Roman" w:cs="Times New Roman"/>
          <w:i/>
        </w:rPr>
        <w:t>BMhyb</w:t>
      </w:r>
      <w:proofErr w:type="spellEnd"/>
      <w:r>
        <w:rPr>
          <w:rFonts w:ascii="Times New Roman" w:hAnsi="Times New Roman" w:cs="Times New Roman"/>
        </w:rPr>
        <w:t>.</w:t>
      </w:r>
    </w:p>
    <w:p w14:paraId="28EC6DFA" w14:textId="77777777" w:rsidR="001116C0" w:rsidRPr="00A54453" w:rsidRDefault="001116C0" w:rsidP="001116C0">
      <w:pPr>
        <w:spacing w:line="480" w:lineRule="auto"/>
        <w:rPr>
          <w:rFonts w:ascii="Times New Roman" w:hAnsi="Times New Roman" w:cs="Times New Roman"/>
        </w:rPr>
      </w:pP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ins w:id="8" w:author="冬川 鍾" w:date="2017-09-03T02:11:00Z">
        <w:r w:rsidR="00EE74ED">
          <w:rPr>
            <w:rFonts w:ascii="Times New Roman" w:hAnsi="Times New Roman" w:cs="Times New Roman"/>
            <w:lang w:eastAsia="zh-TW"/>
          </w:rPr>
          <w:t xml:space="preserve">reticulate </w:t>
        </w:r>
      </w:ins>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w:t>
      </w:r>
      <w:proofErr w:type="spellStart"/>
      <w:r>
        <w:rPr>
          <w:rFonts w:ascii="Times New Roman" w:hAnsi="Times New Roman" w:cs="Times New Roman"/>
        </w:rPr>
        <w:t>Maddison</w:t>
      </w:r>
      <w:proofErr w:type="spellEnd"/>
      <w:r>
        <w:rPr>
          <w:rFonts w:ascii="Times New Roman" w:hAnsi="Times New Roman" w:cs="Times New Roman"/>
        </w:rPr>
        <w:t xml:space="preserve">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ins w:id="9" w:author="冬川 鍾" w:date="2017-09-03T02:13:00Z">
        <w:r w:rsidR="00EE74ED">
          <w:rPr>
            <w:rFonts w:ascii="Times New Roman" w:hAnsi="Times New Roman" w:cs="Times New Roman"/>
          </w:rPr>
          <w:t xml:space="preserve">structure </w:t>
        </w:r>
      </w:ins>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ins w:id="10" w:author="冬川 鍾" w:date="2017-09-03T02:13:00Z">
        <w:r w:rsidR="00EE74ED">
          <w:rPr>
            <w:rFonts w:ascii="Times New Roman" w:hAnsi="Times New Roman" w:cs="Times New Roman"/>
          </w:rPr>
          <w:t xml:space="preserve"> currently</w:t>
        </w:r>
      </w:ins>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ins w:id="11" w:author="冬川 鍾" w:date="2017-09-03T03:24:00Z">
        <w:r w:rsidR="00E53089">
          <w:rPr>
            <w:rFonts w:ascii="Times New Roman" w:hAnsi="Times New Roman" w:cs="Times New Roman"/>
            <w:lang w:eastAsia="zh-TW"/>
          </w:rPr>
          <w:t xml:space="preserve">; </w:t>
        </w:r>
        <w:commentRangeStart w:id="12"/>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commentRangeEnd w:id="12"/>
        <w:r w:rsidR="00E53089">
          <w:rPr>
            <w:rStyle w:val="a6"/>
          </w:rPr>
          <w:commentReference w:id="12"/>
        </w:r>
        <w:r w:rsidR="00E53089">
          <w:rPr>
            <w:rFonts w:ascii="Times New Roman" w:hAnsi="Times New Roman" w:cs="Times New Roman"/>
            <w:lang w:eastAsia="zh-TW"/>
          </w:rPr>
          <w:t>-Lemus</w:t>
        </w:r>
        <w:proofErr w:type="spellEnd"/>
        <w:r w:rsidR="00E53089">
          <w:rPr>
            <w:rFonts w:ascii="Times New Roman" w:hAnsi="Times New Roman" w:cs="Times New Roman"/>
            <w:lang w:eastAsia="zh-TW"/>
          </w:rPr>
          <w:t xml:space="preserve">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ins>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can be modeled in a few different ways. For example, if hybrids are on average 10% larger than their parent species, this could be modeled by a shift in mean trait value associated with hybridization. If processes like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ins w:id="13" w:author="冬川 鍾" w:date="2017-09-03T02:16:00Z">
        <w:r w:rsidR="00570B13">
          <w:rPr>
            <w:rFonts w:ascii="Times New Roman" w:hAnsi="Times New Roman" w:cs="Times New Roman"/>
            <w:color w:val="000000" w:themeColor="text1"/>
          </w:rPr>
          <w:t xml:space="preserve"> phylogenetic</w:t>
        </w:r>
      </w:ins>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ins w:id="14"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ins>
      <w:r>
        <w:rPr>
          <w:rFonts w:ascii="Times New Roman" w:hAnsi="Times New Roman" w:cs="Times New Roman"/>
          <w:color w:val="000000" w:themeColor="text1"/>
        </w:rPr>
        <w:t xml:space="preserve"> and overall mean</w:t>
      </w:r>
      <w:ins w:id="15" w:author="冬川 鍾" w:date="2017-09-06T03:06:00Z">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ins>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ins w:id="16" w:author="冬川 鍾" w:date="2017-09-03T02:17:00Z"/>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62C58605"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ins w:id="17" w:author="冬川 鍾" w:date="2017-09-03T02:18:00Z">
        <w:r w:rsidR="00656F6B">
          <w:rPr>
            <w:rFonts w:ascii="Times New Roman" w:eastAsia="標楷體" w:hAnsi="Times New Roman" w:cs="Times New Roman"/>
            <w:lang w:eastAsia="zh-TW"/>
          </w:rPr>
          <w:t>time</w:t>
        </w:r>
      </w:ins>
      <w:del w:id="18" w:author="冬川 鍾" w:date="2017-09-03T02:18:00Z">
        <w:r w:rsidRPr="00A54453" w:rsidDel="00656F6B">
          <w:rPr>
            <w:rFonts w:ascii="Times New Roman" w:eastAsia="標楷體" w:hAnsi="Times New Roman" w:cs="Times New Roman"/>
            <w:lang w:eastAsia="zh-TW"/>
          </w:rPr>
          <w:delText>time</w:delText>
        </w:r>
      </w:del>
      <w:r w:rsidRPr="00A54453">
        <w:rPr>
          <w:rFonts w:ascii="Times New Roman" w:eastAsia="標楷體" w:hAnsi="Times New Roman" w:cs="Times New Roman"/>
          <w:lang w:eastAsia="zh-TW"/>
        </w:rPr>
        <w:t xml:space="preserve"> multiplied by the</w:t>
      </w:r>
      <w:ins w:id="19" w:author="冬川 鍾" w:date="2017-09-06T03:07:00Z">
        <w:r w:rsidR="00990398">
          <w:rPr>
            <w:rFonts w:ascii="Times New Roman" w:eastAsia="標楷體" w:hAnsi="Times New Roman" w:cs="Times New Roman"/>
            <w:lang w:eastAsia="zh-TW"/>
          </w:rPr>
          <w:t xml:space="preserve"> square of</w:t>
        </w:r>
      </w:ins>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w:t>
      </w:r>
      <w:del w:id="20" w:author="冬川 鍾" w:date="2017-09-03T02:18:00Z">
        <w:r w:rsidRPr="00A54453" w:rsidDel="00656F6B">
          <w:rPr>
            <w:rFonts w:ascii="Times New Roman" w:eastAsia="標楷體" w:hAnsi="Times New Roman" w:cs="Times New Roman"/>
            <w:lang w:eastAsia="zh-TW"/>
          </w:rPr>
          <w:delText xml:space="preserve"> </w:delText>
        </w:r>
      </w:del>
      <w:r w:rsidRPr="00A54453">
        <w:rPr>
          <w:rFonts w:ascii="Times New Roman" w:eastAsia="標楷體" w:hAnsi="Times New Roman" w:cs="Times New Roman"/>
          <w:lang w:eastAsia="zh-TW"/>
        </w:rPr>
        <w:t xml:space="preserve">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4360D43"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ins w:id="21" w:author="冬川 鍾" w:date="2017-09-06T03:08:00Z">
        <w:r w:rsidR="00990398">
          <w:rPr>
            <w:rFonts w:ascii="Times New Roman" w:eastAsia="標楷體" w:hAnsi="Times New Roman" w:cs="Times New Roman"/>
            <w:lang w:eastAsia="zh-TW"/>
          </w:rPr>
          <w:t>s</w:t>
        </w:r>
      </w:ins>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ins w:id="22" w:author="冬川 鍾" w:date="2017-09-06T03:10:00Z">
        <w:r w:rsidR="00990398">
          <w:rPr>
            <w:rFonts w:ascii="Times New Roman" w:eastAsia="標楷體" w:hAnsi="Times New Roman" w:cs="Times New Roman"/>
            <w:lang w:eastAsia="zh-TW"/>
          </w:rPr>
          <w:t>plot</w:t>
        </w:r>
      </w:ins>
      <w:del w:id="23"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ins w:id="24" w:author="冬川 鍾" w:date="2017-09-06T03:10:00Z">
        <w:r w:rsidR="00990398">
          <w:rPr>
            <w:rFonts w:ascii="Times New Roman" w:eastAsia="標楷體" w:hAnsi="Times New Roman" w:cs="Times New Roman"/>
            <w:lang w:eastAsia="zh-TW"/>
          </w:rPr>
          <w:t>plot</w:t>
        </w:r>
      </w:ins>
      <w:del w:id="25" w:author="冬川 鍾" w:date="2017-09-06T03:10:00Z">
        <w:r w:rsidDel="00990398">
          <w:rPr>
            <w:rFonts w:ascii="Times New Roman" w:eastAsia="標楷體" w:hAnsi="Times New Roman" w:cs="Times New Roman"/>
            <w:lang w:eastAsia="zh-TW"/>
          </w:rPr>
          <w:delText>figure</w:delText>
        </w:r>
      </w:del>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475B7119" w:rsidR="001116C0" w:rsidRDefault="001116C0" w:rsidP="001116C0">
      <w:pPr>
        <w:spacing w:line="480" w:lineRule="auto"/>
        <w:ind w:right="397"/>
        <w:rPr>
          <w:ins w:id="26" w:author="冬川 鍾" w:date="2017-09-03T02:23:00Z"/>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ins w:id="27" w:author="冬川 鍾" w:date="2017-09-03T02:23:00Z">
        <w:r w:rsidR="00833D3B">
          <w:rPr>
            <w:rFonts w:ascii="Times New Roman" w:eastAsia="標楷體" w:hAnsi="Times New Roman" w:cs="Times New Roman"/>
            <w:lang w:eastAsia="zh-TW"/>
          </w:rPr>
          <w:t>Under Brownian motion model, t</w:t>
        </w:r>
      </w:ins>
      <w:del w:id="28" w:author="冬川 鍾" w:date="2017-09-03T02:23:00Z">
        <w:r w:rsidRPr="00A54453" w:rsidDel="00833D3B">
          <w:rPr>
            <w:rFonts w:ascii="Times New Roman" w:eastAsia="標楷體" w:hAnsi="Times New Roman" w:cs="Times New Roman"/>
            <w:lang w:eastAsia="zh-TW"/>
          </w:rPr>
          <w:delText>T</w:delText>
        </w:r>
      </w:del>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ins w:id="29" w:author="冬川 鍾" w:date="2017-09-03T02:23:00Z"/>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m:t>
                </m:r>
                <w:ins w:id="30" w:author="冬川 鍾" w:date="2017-09-03T02:23:00Z">
                  <m:r>
                    <w:rPr>
                      <w:rFonts w:ascii="Cambria Math" w:hAnsi="Cambria Math" w:cs="Times New Roman"/>
                    </w:rPr>
                    <m:t xml:space="preserve">                                     </m:t>
                  </m:r>
                </w:ins>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2BB9B5DB" w14:textId="29B43AE6" w:rsidR="001116C0" w:rsidRPr="00A54453" w:rsidDel="00833D3B" w:rsidRDefault="001116C0" w:rsidP="001116C0">
      <w:pPr>
        <w:spacing w:line="480" w:lineRule="auto"/>
        <w:ind w:right="396"/>
        <w:rPr>
          <w:del w:id="31" w:author="冬川 鍾" w:date="2017-09-03T02:24:00Z"/>
          <w:rFonts w:ascii="Times New Roman" w:eastAsia="標楷體"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ins w:id="32" w:author="冬川 鍾" w:date="2017-09-03T02:24:00Z">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ins>
      <w:r w:rsidRPr="00A54453">
        <w:rPr>
          <w:rFonts w:ascii="Times New Roman" w:eastAsia="標楷體" w:hAnsi="Times New Roman" w:cs="Times New Roman"/>
          <w:lang w:eastAsia="zh-TW"/>
        </w:rPr>
        <w:t xml:space="preserve">). Let the trait value </w:t>
      </w:r>
    </w:p>
    <w:p w14:paraId="0E824EE1" w14:textId="43958C7B" w:rsidR="001116C0" w:rsidRPr="00A54453" w:rsidDel="00833D3B" w:rsidRDefault="001116C0" w:rsidP="001116C0">
      <w:pPr>
        <w:spacing w:line="480" w:lineRule="auto"/>
        <w:ind w:right="396"/>
        <w:rPr>
          <w:del w:id="33" w:author="冬川 鍾" w:date="2017-09-03T02:24:00Z"/>
          <w:rFonts w:ascii="Times New Roman" w:hAnsi="Times New Roman" w:cs="Times New Roman"/>
          <w:lang w:eastAsia="zh-TW"/>
        </w:rPr>
      </w:pPr>
      <w:proofErr w:type="gramStart"/>
      <w:r w:rsidRPr="00A54453">
        <w:rPr>
          <w:rFonts w:ascii="Times New Roman" w:eastAsia="標楷體" w:hAnsi="Times New Roman" w:cs="Times New Roman"/>
          <w:lang w:eastAsia="zh-TW"/>
        </w:rPr>
        <w:t>of</w:t>
      </w:r>
      <w:proofErr w:type="gramEnd"/>
      <w:r w:rsidRPr="00A54453">
        <w:rPr>
          <w:rFonts w:ascii="Times New Roman" w:eastAsia="標楷體" w:hAnsi="Times New Roman" w:cs="Times New Roman"/>
          <w:lang w:eastAsia="zh-TW"/>
        </w:rPr>
        <w:t xml:space="preserve"> the root state </w:t>
      </w:r>
      <w:r w:rsidRPr="00A54453">
        <w:rPr>
          <w:rFonts w:ascii="Times New Roman" w:hAnsi="Times New Roman" w:cs="Times New Roman"/>
          <w:i/>
        </w:rPr>
        <w:t>O</w:t>
      </w:r>
      <w:r w:rsidRPr="00A54453">
        <w:rPr>
          <w:rFonts w:ascii="Times New Roman" w:hAnsi="Times New Roman" w:cs="Times New Roman"/>
        </w:rPr>
        <w:t xml:space="preserve"> be </w:t>
      </w:r>
      <w:ins w:id="34" w:author="冬川 鍾" w:date="2017-09-06T03:11:00Z">
        <m:oMath>
          <m:r>
            <w:rPr>
              <w:rFonts w:ascii="Cambria Math" w:hAnsi="Cambria Math" w:cs="Times New Roman"/>
            </w:rPr>
            <m:t>μ</m:t>
          </m:r>
        </m:oMath>
        <w:r w:rsidR="005561E9">
          <w:rPr>
            <w:rFonts w:ascii="Times New Roman" w:hAnsi="Times New Roman" w:cs="Times New Roman"/>
            <w:lang w:eastAsia="zh-TW"/>
          </w:rPr>
          <w:t xml:space="preserve">. </w:t>
        </w:r>
      </w:ins>
      <w:del w:id="35" w:author="冬川 鍾" w:date="2017-09-06T03:11:00Z">
        <w:r w:rsidRPr="00A54453" w:rsidDel="0073077C">
          <w:rPr>
            <w:rFonts w:ascii="Times New Roman" w:hAnsi="Times New Roman" w:cs="Times New Roman"/>
            <w:i/>
          </w:rPr>
          <w:delText>μ</w:delText>
        </w:r>
        <w:r w:rsidRPr="00A54453" w:rsidDel="0073077C">
          <w:rPr>
            <w:rFonts w:ascii="Times New Roman" w:hAnsi="Times New Roman" w:cs="Times New Roman"/>
          </w:rPr>
          <w:delText>.</w:delText>
        </w:r>
        <w:r w:rsidRPr="00A54453" w:rsidDel="0073077C">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By assuming species evolve under Brownian motion (variables </w:t>
      </w:r>
    </w:p>
    <w:p w14:paraId="3818C9AF" w14:textId="675A70F3" w:rsidR="001116C0" w:rsidRPr="00A54453" w:rsidDel="00833D3B" w:rsidRDefault="001116C0" w:rsidP="001116C0">
      <w:pPr>
        <w:spacing w:line="480" w:lineRule="auto"/>
        <w:ind w:right="396"/>
        <w:rPr>
          <w:del w:id="36" w:author="冬川 鍾" w:date="2017-09-03T02:24:00Z"/>
          <w:rFonts w:ascii="Times New Roman" w:hAnsi="Times New Roman" w:cs="Times New Roman"/>
          <w:lang w:eastAsia="zh-TW"/>
        </w:rPr>
      </w:pPr>
      <w:proofErr w:type="gramStart"/>
      <w:r w:rsidRPr="00A54453">
        <w:rPr>
          <w:rFonts w:ascii="Times New Roman" w:hAnsi="Times New Roman" w:cs="Times New Roman"/>
          <w:lang w:eastAsia="zh-TW"/>
        </w:rPr>
        <w:t>are</w:t>
      </w:r>
      <w:proofErr w:type="gramEnd"/>
      <w:r w:rsidRPr="00A54453">
        <w:rPr>
          <w:rFonts w:ascii="Times New Roman" w:hAnsi="Times New Roman" w:cs="Times New Roman"/>
          <w:lang w:eastAsia="zh-TW"/>
        </w:rPr>
        <w:t xml:space="preserve"> </w:t>
      </w:r>
      <w:ins w:id="37" w:author="冬川 鍾" w:date="2017-09-03T02:24:00Z">
        <w:r w:rsidR="00833D3B">
          <w:rPr>
            <w:rFonts w:ascii="Times New Roman" w:hAnsi="Times New Roman" w:cs="Times New Roman"/>
            <w:lang w:eastAsia="zh-TW"/>
          </w:rPr>
          <w:t xml:space="preserve">typically </w:t>
        </w:r>
      </w:ins>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w:t>
      </w:r>
    </w:p>
    <w:p w14:paraId="29FDFE0A" w14:textId="77777777" w:rsidR="001116C0" w:rsidRPr="00A54453" w:rsidDel="00833D3B" w:rsidRDefault="001116C0" w:rsidP="001116C0">
      <w:pPr>
        <w:spacing w:line="480" w:lineRule="auto"/>
        <w:ind w:right="396"/>
        <w:rPr>
          <w:del w:id="38" w:author="冬川 鍾" w:date="2017-09-03T02:25:00Z"/>
          <w:rFonts w:ascii="Times New Roman" w:eastAsia="標楷體" w:hAnsi="Times New Roman" w:cs="Times New Roman"/>
          <w:lang w:eastAsia="zh-TW"/>
        </w:rPr>
      </w:pPr>
      <w:proofErr w:type="gramStart"/>
      <w:r w:rsidRPr="00A54453">
        <w:rPr>
          <w:rFonts w:ascii="Times New Roman" w:hAnsi="Times New Roman" w:cs="Times New Roman"/>
          <w:lang w:eastAsia="zh-TW"/>
        </w:rPr>
        <w:t>species</w:t>
      </w:r>
      <w:proofErr w:type="gramEnd"/>
      <w:r w:rsidRPr="00A54453">
        <w:rPr>
          <w:rFonts w:ascii="Times New Roman" w:hAnsi="Times New Roman" w:cs="Times New Roman"/>
          <w:lang w:eastAsia="zh-TW"/>
        </w:rPr>
        <w:t xml:space="preserve">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w:p>
    <w:p w14:paraId="100799B5" w14:textId="52B9E73E" w:rsidR="001116C0" w:rsidRPr="00A54453" w:rsidRDefault="00203996" w:rsidP="001116C0">
      <w:pPr>
        <w:spacing w:line="480" w:lineRule="auto"/>
        <w:ind w:right="396"/>
        <w:rPr>
          <w:rFonts w:ascii="Times New Roman" w:hAnsi="Times New Roman" w:cs="Times New Roman"/>
          <w:lang w:eastAsia="zh-TW"/>
        </w:rPr>
      </w:pP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sidRPr="00A54453">
        <w:rPr>
          <w:rFonts w:ascii="Times New Roman" w:hAnsi="Times New Roman" w:cs="Times New Roman"/>
        </w:rPr>
        <w:t>.</w:t>
      </w:r>
      <w:r w:rsidR="001116C0" w:rsidRPr="00A54453">
        <w:rPr>
          <w:rFonts w:ascii="Times New Roman" w:hAnsi="Times New Roman" w:cs="Times New Roman"/>
          <w:lang w:eastAsia="zh-TW"/>
        </w:rPr>
        <w:t xml:space="preserve"> Under our model, the hybrid species </w:t>
      </w:r>
      <w:r w:rsidR="001116C0" w:rsidRPr="00A54453">
        <w:rPr>
          <w:rFonts w:ascii="Times New Roman" w:hAnsi="Times New Roman" w:cs="Times New Roman"/>
          <w:i/>
        </w:rPr>
        <w:t>B</w:t>
      </w:r>
      <w:del w:id="39" w:author="冬川 鍾" w:date="2017-09-03T02:26:00Z">
        <w:r w:rsidR="001116C0" w:rsidRPr="00A54453" w:rsidDel="00833D3B">
          <w:rPr>
            <w:rFonts w:ascii="Times New Roman" w:hAnsi="Times New Roman" w:cs="Times New Roman"/>
          </w:rPr>
          <w:delText>,</w:delText>
        </w:r>
        <w:r w:rsidR="001116C0" w:rsidRPr="00A54453" w:rsidDel="00833D3B">
          <w:rPr>
            <w:rFonts w:ascii="Times New Roman" w:hAnsi="Times New Roman" w:cs="Times New Roman"/>
            <w:lang w:eastAsia="zh-TW"/>
          </w:rPr>
          <w:delText xml:space="preserve"> </w:delText>
        </w:r>
      </w:del>
      <w:ins w:id="40" w:author="冬川 鍾" w:date="2017-09-03T02:26:00Z">
        <w:r w:rsidR="00833D3B">
          <w:rPr>
            <w:rFonts w:ascii="Times New Roman" w:hAnsi="Times New Roman" w:cs="Times New Roman"/>
            <w:lang w:eastAsia="zh-TW"/>
          </w:rPr>
          <w:t xml:space="preserve">, </w:t>
        </w:r>
      </w:ins>
      <w:r w:rsidR="001116C0" w:rsidRPr="00A54453">
        <w:rPr>
          <w:rFonts w:ascii="Times New Roman" w:hAnsi="Times New Roman" w:cs="Times New Roman"/>
          <w:lang w:eastAsia="zh-TW"/>
        </w:rPr>
        <w:t>at the moment of hybridization</w:t>
      </w:r>
      <w:del w:id="41" w:author="冬川 鍾" w:date="2017-09-03T02:26:00Z">
        <w:r w:rsidR="001116C0" w:rsidRPr="00A54453" w:rsidDel="00833D3B">
          <w:rPr>
            <w:rFonts w:ascii="Times New Roman" w:hAnsi="Times New Roman" w:cs="Times New Roman"/>
            <w:lang w:eastAsia="zh-TW"/>
          </w:rPr>
          <w:delText>,</w:delText>
        </w:r>
      </w:del>
      <w:ins w:id="42" w:author="冬川 鍾" w:date="2017-09-03T02:26:00Z">
        <w:r w:rsidR="00833D3B">
          <w:rPr>
            <w:rFonts w:ascii="Times New Roman" w:hAnsi="Times New Roman" w:cs="Times New Roman"/>
            <w:lang w:eastAsia="zh-TW"/>
          </w:rPr>
          <w:t xml:space="preserve"> </w:t>
        </w:r>
      </w:ins>
      <w:del w:id="43" w:author="冬川 鍾" w:date="2017-09-03T02:26:00Z">
        <w:r w:rsidR="001116C0" w:rsidRPr="00A54453" w:rsidDel="00833D3B">
          <w:rPr>
            <w:rFonts w:ascii="Times New Roman" w:hAnsi="Times New Roman" w:cs="Times New Roman"/>
            <w:lang w:eastAsia="zh-TW"/>
          </w:rPr>
          <w:delText xml:space="preserve"> </w:delText>
        </w:r>
      </w:del>
      <w:r w:rsidR="001116C0" w:rsidRPr="00A54453">
        <w:rPr>
          <w:rFonts w:ascii="Times New Roman" w:hAnsi="Times New Roman" w:cs="Times New Roman"/>
          <w:lang w:eastAsia="zh-TW"/>
        </w:rPr>
        <w:t>assume</w:t>
      </w:r>
      <w:ins w:id="44" w:author="冬川 鍾" w:date="2017-09-03T02:26:00Z">
        <w:r w:rsidR="00833D3B">
          <w:rPr>
            <w:rFonts w:ascii="Times New Roman" w:hAnsi="Times New Roman" w:cs="Times New Roman"/>
            <w:lang w:eastAsia="zh-TW"/>
          </w:rPr>
          <w:t>d</w:t>
        </w:r>
      </w:ins>
      <w:del w:id="45" w:author="冬川 鍾" w:date="2017-09-03T02:26:00Z">
        <w:r w:rsidR="001116C0" w:rsidRPr="00A54453" w:rsidDel="00833D3B">
          <w:rPr>
            <w:rFonts w:ascii="Times New Roman" w:hAnsi="Times New Roman" w:cs="Times New Roman"/>
            <w:lang w:eastAsia="zh-TW"/>
          </w:rPr>
          <w:delText>s</w:delText>
        </w:r>
      </w:del>
      <w:r w:rsidR="001116C0"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w:t>
      </w:r>
      <w:ins w:id="46" w:author="冬川 鍾" w:date="2017-09-03T02:25:00Z">
        <w:r w:rsidR="00833D3B">
          <w:rPr>
            <w:rFonts w:ascii="Times New Roman" w:eastAsia="標楷體" w:hAnsi="Times New Roman" w:cs="Times New Roman"/>
            <w:lang w:eastAsia="zh-TW"/>
          </w:rPr>
          <w:t xml:space="preserve">can be </w:t>
        </w:r>
      </w:ins>
      <w:r w:rsidR="001116C0" w:rsidRPr="00A54453">
        <w:rPr>
          <w:rFonts w:ascii="Times New Roman" w:eastAsia="標楷體" w:hAnsi="Times New Roman" w:cs="Times New Roman"/>
          <w:lang w:eastAsia="zh-TW"/>
        </w:rPr>
        <w:t xml:space="preserve">defined as </w:t>
      </w:r>
    </w:p>
    <w:p w14:paraId="7FDDD07E" w14:textId="77777777" w:rsidR="00833D3B" w:rsidRDefault="00203996">
      <w:pPr>
        <w:spacing w:line="480" w:lineRule="auto"/>
        <w:jc w:val="center"/>
        <w:rPr>
          <w:ins w:id="47" w:author="冬川 鍾" w:date="2017-09-03T02:27:00Z"/>
          <w:rFonts w:ascii="Times New Roman" w:hAnsi="Times New Roman" w:cs="Times New Roman"/>
        </w:rPr>
        <w:pPrChange w:id="48" w:author="冬川 鍾" w:date="2017-09-03T02:27:00Z">
          <w:pPr>
            <w:spacing w:line="480" w:lineRule="auto"/>
          </w:pPr>
        </w:pPrChange>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ins w:id="49" w:author="冬川 鍾" w:date="2017-09-03T02:27:00Z">
        <w:r w:rsidR="00833D3B">
          <w:rPr>
            <w:rFonts w:ascii="Times New Roman" w:hAnsi="Times New Roman" w:cs="Times New Roman"/>
          </w:rPr>
          <w:t xml:space="preserve">. </w:t>
        </w:r>
      </w:ins>
    </w:p>
    <w:p w14:paraId="0EA06097" w14:textId="5EF08962" w:rsidR="001116C0" w:rsidRPr="00A54453" w:rsidDel="00833D3B" w:rsidRDefault="00833D3B" w:rsidP="00833D3B">
      <w:pPr>
        <w:spacing w:line="480" w:lineRule="auto"/>
        <w:rPr>
          <w:del w:id="50" w:author="冬川 鍾" w:date="2017-09-03T02:28:00Z"/>
          <w:rFonts w:ascii="Times New Roman" w:hAnsi="Times New Roman" w:cs="Times New Roman"/>
          <w:lang w:eastAsia="zh-TW"/>
        </w:rPr>
      </w:pPr>
      <w:ins w:id="51" w:author="冬川 鍾" w:date="2017-09-03T02:27:00Z">
        <w:r>
          <w:rPr>
            <w:rFonts w:ascii="Times New Roman" w:hAnsi="Times New Roman" w:cs="Times New Roman"/>
          </w:rPr>
          <w:t xml:space="preserve">In particular, </w:t>
        </w:r>
      </w:ins>
    </w:p>
    <w:p w14:paraId="39A63E4C" w14:textId="3F388EAE" w:rsidR="001116C0" w:rsidRDefault="00203996">
      <w:pPr>
        <w:spacing w:line="480" w:lineRule="auto"/>
        <w:rPr>
          <w:rFonts w:ascii="Times New Roman" w:hAnsi="Times New Roman" w:cs="Times New Roman"/>
        </w:rPr>
        <w:pPrChange w:id="52" w:author="冬川 鍾" w:date="2017-09-03T02:28:00Z">
          <w:pPr>
            <w:spacing w:line="480" w:lineRule="auto"/>
            <w:ind w:right="396"/>
          </w:pPr>
        </w:pPrChange>
      </w:pPr>
      <m:oMath>
        <m:sSub>
          <m:sSubPr>
            <m:ctrlPr>
              <w:ins w:id="53" w:author="冬川 鍾" w:date="2017-09-03T02:27:00Z">
                <w:rPr>
                  <w:rFonts w:ascii="Cambria Math" w:hAnsi="Cambria Math" w:cs="Times New Roman"/>
                  <w:i/>
                  <w:vertAlign w:val="subscript"/>
                </w:rPr>
              </w:ins>
            </m:ctrlPr>
          </m:sSubPr>
          <m:e>
            <w:ins w:id="54" w:author="冬川 鍾" w:date="2017-09-03T02:27:00Z">
              <m:r>
                <w:rPr>
                  <w:rFonts w:ascii="Cambria Math" w:hAnsi="Cambria Math" w:cs="Times New Roman"/>
                </w:rPr>
                <m:t>μ</m:t>
              </m:r>
            </w:ins>
          </m:e>
          <m:sub>
            <w:ins w:id="55" w:author="冬川 鍾" w:date="2017-09-03T02:27:00Z">
              <m:r>
                <w:rPr>
                  <w:rFonts w:ascii="Cambria Math" w:hAnsi="Cambria Math" w:cs="Times New Roman"/>
                  <w:vertAlign w:val="subscript"/>
                  <w:lang w:eastAsia="zh-TW"/>
                </w:rPr>
                <m:t>B</m:t>
              </m:r>
            </w:ins>
          </m:sub>
        </m:sSub>
      </m:oMath>
      <w:del w:id="56" w:author="冬川 鍾" w:date="2017-09-03T02:27:00Z">
        <w:r w:rsidR="001116C0" w:rsidRPr="00A54453" w:rsidDel="00833D3B">
          <w:rPr>
            <w:rFonts w:ascii="Times New Roman" w:eastAsia="標楷體" w:hAnsi="Times New Roman" w:cs="Times New Roman"/>
            <w:lang w:eastAsia="zh-TW"/>
          </w:rPr>
          <w:delText>which</w:delText>
        </w:r>
      </w:del>
      <w:r w:rsidR="001116C0" w:rsidRPr="00A54453">
        <w:rPr>
          <w:rFonts w:ascii="Times New Roman" w:eastAsia="標楷體" w:hAnsi="Times New Roman" w:cs="Times New Roman"/>
          <w:lang w:eastAsia="zh-TW"/>
        </w:rPr>
        <w:t xml:space="preserve"> </w:t>
      </w:r>
      <w:proofErr w:type="gramStart"/>
      <w:r w:rsidR="001116C0" w:rsidRPr="00A54453">
        <w:rPr>
          <w:rFonts w:ascii="Times New Roman" w:eastAsia="標楷體" w:hAnsi="Times New Roman" w:cs="Times New Roman"/>
          <w:lang w:eastAsia="zh-TW"/>
        </w:rPr>
        <w:t>follows</w:t>
      </w:r>
      <w:proofErr w:type="gramEnd"/>
      <w:r w:rsidR="001116C0" w:rsidRPr="00A54453">
        <w:rPr>
          <w:rFonts w:ascii="Times New Roman" w:eastAsia="標楷體" w:hAnsi="Times New Roman" w:cs="Times New Roman"/>
          <w:lang w:eastAsia="zh-TW"/>
        </w:rPr>
        <w:t xml:space="preserve">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Solís-Lemus</w:t>
      </w:r>
      <w:proofErr w:type="spellEnd"/>
      <w:r w:rsidR="001116C0">
        <w:rPr>
          <w:rFonts w:ascii="Times New Roman" w:hAnsi="Times New Roman" w:cs="Times New Roman"/>
        </w:rPr>
        <w:t xml:space="preserve">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ins w:id="57" w:author="冬川 鍾" w:date="2017-09-03T02:30:00Z">
        <w:r w:rsidR="00860036">
          <w:rPr>
            <w:rFonts w:ascii="Times New Roman" w:hAnsi="Times New Roman" w:cs="Times New Roman"/>
          </w:rPr>
          <w:t xml:space="preserve"> of value</w:t>
        </w:r>
      </w:ins>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w:proofErr w:type="gramStart"/>
      <m:oMath>
        <m:r>
          <w:rPr>
            <w:rFonts w:ascii="Cambria Math" w:hAnsi="Cambria Math" w:cs="Times New Roman"/>
          </w:rPr>
          <m:t>var(</m:t>
        </m:r>
        <w:proofErr w:type="gramEnd"/>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del w:id="58" w:author="冬川 鍾" w:date="2017-09-03T02:32:00Z">
        <w:r w:rsidR="001116C0" w:rsidDel="00860036">
          <w:rPr>
            <w:rFonts w:ascii="Times New Roman" w:hAnsi="Times New Roman" w:cs="Times New Roman"/>
            <w:vertAlign w:val="subscript"/>
          </w:rPr>
          <w:delText xml:space="preserve"> </w:delText>
        </w:r>
      </w:del>
      <w:r w:rsidR="001116C0">
        <w:rPr>
          <w:rFonts w:ascii="Times New Roman" w:hAnsi="Times New Roman" w:cs="Times New Roman"/>
        </w:rPr>
        <w:t xml:space="preserve">, is calculate as </w:t>
      </w:r>
    </w:p>
    <w:p w14:paraId="39B0C15A" w14:textId="604F243C"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ins w:id="59" w:author="冬川 鍾" w:date="2017-09-03T02:32:00Z">
        <w:r w:rsidR="00860036">
          <w:rPr>
            <w:rFonts w:ascii="Times New Roman" w:eastAsia="標楷體" w:hAnsi="Times New Roman" w:cs="Times New Roman"/>
            <w:lang w:eastAsia="zh-TW"/>
          </w:rPr>
          <w:t xml:space="preserve">a </w:t>
        </w:r>
      </w:ins>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w:proofErr w:type="gramStart"/>
        <m:r>
          <w:rPr>
            <w:rFonts w:ascii="Cambria Math" w:hAnsi="Cambria Math" w:cs="Times New Roman"/>
          </w:rPr>
          <m:t>)*</m:t>
        </m:r>
        <w:proofErr w:type="gramEnd"/>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ins w:id="60" w:author="冬川 鍾" w:date="2017-09-06T03:14:00Z">
                <w:rPr>
                  <w:rFonts w:ascii="Cambria Math" w:hAnsi="Cambria Math" w:cs="Times New Roman"/>
                  <w:i/>
                  <w:lang w:eastAsia="zh-TW"/>
                </w:rPr>
              </w:ins>
            </m:ctrlPr>
          </m:sSubPr>
          <m:e>
            <w:ins w:id="61" w:author="冬川 鍾" w:date="2017-09-06T03:14:00Z">
              <m:r>
                <w:rPr>
                  <w:rFonts w:ascii="Cambria Math" w:hAnsi="Cambria Math" w:cs="Times New Roman"/>
                  <w:lang w:eastAsia="zh-TW"/>
                </w:rPr>
                <m:t>σ</m:t>
              </m:r>
            </w:ins>
          </m:e>
          <m:sub>
            <w:ins w:id="62" w:author="冬川 鍾" w:date="2017-09-06T03:14:00Z">
              <m:r>
                <w:rPr>
                  <w:rFonts w:ascii="Cambria Math" w:hAnsi="Cambria Math" w:cs="Times New Roman"/>
                  <w:lang w:eastAsia="zh-TW"/>
                </w:rPr>
                <m:t>H</m:t>
              </m:r>
            </w:ins>
          </m:sub>
        </m:sSub>
        <m:sSubSup>
          <m:sSubSupPr>
            <m:ctrlPr>
              <w:del w:id="63" w:author="冬川 鍾" w:date="2017-09-06T03:14:00Z">
                <w:rPr>
                  <w:rFonts w:ascii="Cambria Math" w:hAnsi="Cambria Math" w:cs="Times New Roman"/>
                  <w:i/>
                </w:rPr>
              </w:del>
            </m:ctrlPr>
          </m:sSubSupPr>
          <m:e>
            <w:del w:id="64" w:author="冬川 鍾" w:date="2017-09-06T03:14:00Z">
              <m:r>
                <w:rPr>
                  <w:rFonts w:ascii="Cambria Math" w:hAnsi="Cambria Math" w:cs="Times New Roman"/>
                </w:rPr>
                <m:t>σ</m:t>
              </m:r>
            </w:del>
          </m:e>
          <m:sub>
            <w:del w:id="65" w:author="冬川 鍾" w:date="2017-09-06T03:14:00Z">
              <m:r>
                <w:rPr>
                  <w:rFonts w:ascii="Cambria Math" w:hAnsi="Cambria Math" w:cs="Times New Roman"/>
                </w:rPr>
                <m:t>H</m:t>
              </m:r>
            </w:del>
          </m:sub>
          <m:sup>
            <w:del w:id="66" w:author="冬川 鍾" w:date="2017-09-06T03:14:00Z">
              <m:r>
                <w:rPr>
                  <w:rFonts w:ascii="Cambria Math" w:hAnsi="Cambria Math" w:cs="Times New Roman"/>
                </w:rPr>
                <m:t>2</m:t>
              </m:r>
            </w:del>
          </m:sup>
        </m:sSubSup>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ins w:id="67" w:author="冬川 鍾" w:date="2017-09-03T02:33:00Z">
        <w:r w:rsidR="00F07EF1">
          <w:rPr>
            <w:rFonts w:ascii="Times New Roman" w:hAnsi="Times New Roman" w:cs="Times New Roman"/>
            <w:lang w:eastAsia="zh-TW"/>
          </w:rPr>
          <w:t xml:space="preserve"> species</w:t>
        </w:r>
      </w:ins>
      <w:del w:id="68" w:author="冬川 鍾" w:date="2017-09-03T02:33:00Z">
        <w:r w:rsidRPr="00A54453" w:rsidDel="00F07EF1">
          <w:rPr>
            <w:rFonts w:ascii="Times New Roman" w:hAnsi="Times New Roman" w:cs="Times New Roman"/>
            <w:lang w:eastAsia="zh-TW"/>
          </w:rPr>
          <w:delText>s</w:delText>
        </w:r>
      </w:del>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ins w:id="69" w:author="冬川 鍾" w:date="2017-09-06T03:15:00Z">
                <w:rPr>
                  <w:rFonts w:ascii="Cambria Math" w:hAnsi="Cambria Math" w:cs="Times New Roman"/>
                  <w:i/>
                </w:rPr>
              </w:ins>
            </m:ctrlPr>
          </m:sSubPr>
          <m:e>
            <w:ins w:id="70" w:author="冬川 鍾" w:date="2017-09-06T03:15:00Z">
              <m:r>
                <w:rPr>
                  <w:rFonts w:ascii="Cambria Math" w:hAnsi="Cambria Math" w:cs="Times New Roman"/>
                </w:rPr>
                <m:t>σ</m:t>
              </m:r>
            </w:ins>
          </m:e>
          <m:sub>
            <w:ins w:id="71" w:author="冬川 鍾" w:date="2017-09-06T03:15:00Z">
              <m:r>
                <w:rPr>
                  <w:rFonts w:ascii="Cambria Math" w:hAnsi="Cambria Math" w:cs="Times New Roman"/>
                </w:rPr>
                <m:t>H</m:t>
              </m:r>
            </w:ins>
          </m:sub>
        </m:sSub>
        <w:ins w:id="72" w:author="冬川 鍾" w:date="2017-09-06T03:15:00Z">
          <m:r>
            <w:rPr>
              <w:rFonts w:ascii="Cambria Math" w:hAnsi="Cambria Math" w:cs="Times New Roman"/>
            </w:rPr>
            <m:t>=σ</m:t>
          </m:r>
        </w:ins>
        <m:sSubSup>
          <m:sSubSupPr>
            <m:ctrlPr>
              <w:del w:id="73" w:author="冬川 鍾" w:date="2017-09-06T03:15:00Z">
                <w:rPr>
                  <w:rFonts w:ascii="Cambria Math" w:hAnsi="Cambria Math" w:cs="Times New Roman"/>
                  <w:i/>
                </w:rPr>
              </w:del>
            </m:ctrlPr>
          </m:sSubSupPr>
          <m:e>
            <w:del w:id="74" w:author="冬川 鍾" w:date="2017-09-06T03:15:00Z">
              <m:r>
                <w:rPr>
                  <w:rFonts w:ascii="Cambria Math" w:hAnsi="Cambria Math" w:cs="Times New Roman"/>
                </w:rPr>
                <m:t>σ</m:t>
              </m:r>
            </w:del>
          </m:e>
          <m:sub>
            <w:del w:id="75" w:author="冬川 鍾" w:date="2017-09-06T03:15:00Z">
              <m:r>
                <w:rPr>
                  <w:rFonts w:ascii="Cambria Math" w:hAnsi="Cambria Math" w:cs="Times New Roman"/>
                </w:rPr>
                <m:t>H</m:t>
              </m:r>
            </w:del>
          </m:sub>
          <m:sup>
            <w:del w:id="76" w:author="冬川 鍾" w:date="2017-09-06T03:15:00Z">
              <m:r>
                <w:rPr>
                  <w:rFonts w:ascii="Cambria Math" w:hAnsi="Cambria Math" w:cs="Times New Roman"/>
                </w:rPr>
                <m:t>2</m:t>
              </m:r>
            </w:del>
          </m:sup>
        </m:sSubSup>
        <w:del w:id="77" w:author="冬川 鍾" w:date="2017-09-06T03:15:00Z">
          <m:r>
            <w:rPr>
              <w:rFonts w:ascii="Cambria Math" w:hAnsi="Cambria Math" w:cs="Times New Roman"/>
            </w:rPr>
            <m:t>=</m:t>
          </m:r>
        </w:del>
        <m:sSup>
          <m:sSupPr>
            <m:ctrlPr>
              <w:del w:id="78" w:author="冬川 鍾" w:date="2017-09-06T03:14:00Z">
                <w:rPr>
                  <w:rFonts w:ascii="Cambria Math" w:hAnsi="Cambria Math" w:cs="Times New Roman"/>
                  <w:i/>
                </w:rPr>
              </w:del>
            </m:ctrlPr>
          </m:sSupPr>
          <m:e>
            <w:del w:id="79" w:author="冬川 鍾" w:date="2017-09-06T03:14:00Z">
              <m:r>
                <w:rPr>
                  <w:rFonts w:ascii="Cambria Math" w:hAnsi="Cambria Math" w:cs="Times New Roman"/>
                </w:rPr>
                <m:t>σ</m:t>
              </m:r>
            </w:del>
          </m:e>
          <m:sup>
            <w:del w:id="80" w:author="冬川 鍾" w:date="2017-09-06T03:14:00Z">
              <m:r>
                <w:rPr>
                  <w:rFonts w:ascii="Cambria Math" w:hAnsi="Cambria Math" w:cs="Times New Roman"/>
                </w:rPr>
                <m:t>2</m:t>
              </m:r>
            </w:del>
          </m:sup>
        </m:sSup>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203996"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203996"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434AC9E4"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ins w:id="81" w:author="冬川 鍾" w:date="2017-09-03T02:35:00Z">
        <w:r w:rsidR="00F07EF1">
          <w:rPr>
            <w:rFonts w:ascii="Times New Roman" w:eastAsia="標楷體" w:hAnsi="Times New Roman" w:cs="Times New Roman"/>
            <w:lang w:eastAsia="zh-TW"/>
          </w:rPr>
          <w:t>can be</w:t>
        </w:r>
      </w:ins>
      <w:del w:id="82" w:author="冬川 鍾" w:date="2017-09-03T02:35:00Z">
        <w:r w:rsidRPr="00116EAD" w:rsidDel="00F07EF1">
          <w:rPr>
            <w:rFonts w:ascii="Times New Roman" w:eastAsia="標楷體" w:hAnsi="Times New Roman" w:cs="Times New Roman"/>
            <w:lang w:eastAsia="zh-TW"/>
          </w:rPr>
          <w:delText>is</w:delText>
        </w:r>
      </w:del>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pPr>
        <w:spacing w:line="480" w:lineRule="auto"/>
        <w:jc w:val="center"/>
        <w:rPr>
          <w:rFonts w:ascii="Times New Roman" w:eastAsia="標楷體" w:hAnsi="Times New Roman" w:cs="Times New Roman"/>
          <w:lang w:eastAsia="zh-TW"/>
        </w:rPr>
        <w:pPrChange w:id="83" w:author="Microsoft Office 使用者" w:date="2017-09-02T09:04:00Z">
          <w:pPr>
            <w:spacing w:line="480" w:lineRule="auto"/>
          </w:pPr>
        </w:pPrChange>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ins w:id="84" w:author="Microsoft Office 使用者" w:date="2017-09-02T09:04:00Z">
        <w:r w:rsidR="004D3403">
          <w:rPr>
            <w:rFonts w:ascii="Times New Roman" w:eastAsia="標楷體" w:hAnsi="Times New Roman" w:cs="Times New Roman"/>
            <w:lang w:eastAsia="zh-TW"/>
          </w:rPr>
          <w:t>.</w:t>
        </w:r>
      </w:ins>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proofErr w:type="gramStart"/>
      <w:r w:rsidRPr="00116EAD">
        <w:rPr>
          <w:rFonts w:ascii="Times New Roman" w:eastAsia="標楷體" w:hAnsi="Times New Roman" w:cs="Times New Roman"/>
          <w:lang w:eastAsia="zh-TW"/>
        </w:rPr>
        <w:t>where</w:t>
      </w:r>
      <w:proofErr w:type="gramEnd"/>
      <w:r w:rsidRPr="00116EAD">
        <w:rPr>
          <w:rFonts w:ascii="Times New Roman" w:eastAsia="標楷體" w:hAnsi="Times New Roman" w:cs="Times New Roman"/>
          <w:lang w:eastAsia="zh-TW"/>
        </w:rPr>
        <w:t xml:space="preserve"> </w:t>
      </w:r>
      <m:oMath>
        <m:r>
          <w:rPr>
            <w:rFonts w:ascii="Cambria Math" w:eastAsia="標楷體" w:hAnsi="Cambria Math" w:cs="Times New Roman"/>
            <w:lang w:eastAsia="zh-TW"/>
          </w:rPr>
          <m:t>s=A,C</m:t>
        </m:r>
      </m:oMath>
      <w:r w:rsidRPr="00116EAD">
        <w:rPr>
          <w:rFonts w:ascii="Times New Roman" w:eastAsia="標楷體" w:hAnsi="Times New Roman" w:cs="Times New Roman"/>
          <w:lang w:eastAsia="zh-TW"/>
        </w:rPr>
        <w:t>.</w:t>
      </w:r>
    </w:p>
    <w:p w14:paraId="2277504B" w14:textId="3D19F198"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w:t>
      </w:r>
      <w:proofErr w:type="gramStart"/>
      <w:r w:rsidRPr="00A54453">
        <w:rPr>
          <w:rFonts w:ascii="Times New Roman" w:eastAsia="標楷體" w:hAnsi="Times New Roman" w:cs="Times New Roman"/>
          <w:lang w:eastAsia="zh-TW"/>
        </w:rPr>
        <w:t>i</w:t>
      </w:r>
      <w:proofErr w:type="gramEnd"/>
      <w:r w:rsidRPr="00A54453">
        <w:rPr>
          <w:rFonts w:ascii="Times New Roman" w:eastAsia="標楷體" w:hAnsi="Times New Roman" w:cs="Times New Roman"/>
          <w:lang w:eastAsia="zh-TW"/>
        </w:rPr>
        <w:t xml:space="preserve">.e.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w:ins w:id="85" w:author="冬川 鍾" w:date="2017-09-03T02:37:00Z">
        <m:oMath>
          <m:r>
            <w:rPr>
              <w:rFonts w:ascii="Cambria Math" w:hAnsi="Cambria Math" w:cs="Times New Roman"/>
            </w:rPr>
            <m:t>μ</m:t>
          </m:r>
        </m:oMath>
      </w:ins>
      <w:del w:id="86" w:author="冬川 鍾" w:date="2017-09-03T02:37:00Z">
        <m:oMath>
          <m:r>
            <w:rPr>
              <w:rFonts w:ascii="Cambria Math" w:hAnsi="Cambria Math" w:cs="Times New Roman"/>
            </w:rPr>
            <m:t>µ</m:t>
          </m:r>
        </m:oMath>
      </w:del>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6C04D03A" w:rsidR="001116C0" w:rsidRPr="00A54453" w:rsidRDefault="00203996"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w:ins w:id="87" w:author="冬川 鍾" w:date="2017-09-03T02:37:00Z">
                    <m:r>
                      <w:rPr>
                        <w:rFonts w:ascii="Cambria Math" w:hAnsi="Cambria Math" w:cs="Times New Roman"/>
                      </w:rPr>
                      <m:t>μ</m:t>
                    </m:r>
                  </w:ins>
                  <w:del w:id="88" w:author="冬川 鍾" w:date="2017-09-03T02:37:00Z">
                    <m:r>
                      <w:rPr>
                        <w:rFonts w:ascii="Cambria Math" w:hAnsi="Cambria Math" w:cs="Times New Roman"/>
                      </w:rPr>
                      <m:t>µ</m:t>
                    </m:r>
                  </w:del>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6A402786" w:rsidR="001116C0" w:rsidRDefault="001116C0" w:rsidP="001116C0">
      <w:pPr>
        <w:spacing w:line="480" w:lineRule="auto"/>
        <w:ind w:right="396"/>
        <w:rPr>
          <w:rFonts w:ascii="Times New Roman" w:hAnsi="Times New Roman" w:cs="Times New Roman"/>
        </w:rPr>
      </w:pPr>
      <w:proofErr w:type="gramStart"/>
      <w:r w:rsidRPr="00A54453">
        <w:rPr>
          <w:rFonts w:ascii="Times New Roman" w:eastAsia="標楷體" w:hAnsi="Times New Roman" w:cs="Times New Roman"/>
          <w:lang w:eastAsia="zh-TW"/>
        </w:rPr>
        <w:t>where</w:t>
      </w:r>
      <w:proofErr w:type="gramEnd"/>
      <w:r w:rsidRPr="00A54453">
        <w:rPr>
          <w:rFonts w:ascii="Times New Roman" w:eastAsia="標楷體" w:hAnsi="Times New Roman" w:cs="Times New Roman"/>
          <w:lang w:eastAsia="zh-TW"/>
        </w:rPr>
        <w:t xml:space="preserv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del w:id="89" w:author="冬川 鍾" w:date="2017-09-03T02:37:00Z">
        <w:r w:rsidRPr="00A54453" w:rsidDel="00267A5E">
          <w:rPr>
            <w:rFonts w:ascii="Times New Roman" w:eastAsia="標楷體" w:hAnsi="Times New Roman" w:cs="Times New Roman"/>
            <w:lang w:eastAsia="zh-TW"/>
          </w:rPr>
          <w:delText xml:space="preserve"> </w:delText>
        </w:r>
      </w:del>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w:t>
      </w:r>
      <w:proofErr w:type="gramStart"/>
      <w:r>
        <w:rPr>
          <w:rFonts w:ascii="Times New Roman" w:hAnsi="Times New Roman" w:cs="Times New Roman"/>
        </w:rPr>
        <w:t>contains</w:t>
      </w:r>
      <w:proofErr w:type="gramEnd"/>
      <w:r>
        <w:rPr>
          <w:rFonts w:ascii="Times New Roman" w:hAnsi="Times New Roman" w:cs="Times New Roman"/>
        </w:rPr>
        <w:t xml:space="preserve"> information on gene flow</w:t>
      </w:r>
      <w:ins w:id="90" w:author="Microsoft Office 使用者" w:date="2017-09-02T09:06:00Z">
        <w:r w:rsidR="00860596">
          <w:rPr>
            <w:rFonts w:ascii="Times New Roman" w:hAnsi="Times New Roman" w:cs="Times New Roman"/>
          </w:rPr>
          <w:t xml:space="preserve"> </w:t>
        </w:r>
      </w:ins>
      <w:del w:id="91" w:author="Microsoft Office 使用者" w:date="2017-09-02T09:05:00Z">
        <w:r w:rsidDel="004D3403">
          <w:rPr>
            <w:rFonts w:ascii="Times New Roman" w:hAnsi="Times New Roman" w:cs="Times New Roman"/>
          </w:rPr>
          <w:delText>.</w:delText>
        </w:r>
      </w:del>
      <w:del w:id="92" w:author="Microsoft Office 使用者" w:date="2017-09-02T09:06:00Z">
        <w:r w:rsidDel="00860596">
          <w:rPr>
            <w:rFonts w:ascii="Times New Roman" w:hAnsi="Times New Roman" w:cs="Times New Roman"/>
          </w:rPr>
          <w:delText xml:space="preserve"> </w:delText>
        </w:r>
      </w:del>
      <w:del w:id="93" w:author="Microsoft Office 使用者" w:date="2017-09-02T09:05:00Z">
        <w:r w:rsidDel="004D3403">
          <w:rPr>
            <w:rFonts w:ascii="Times New Roman" w:hAnsi="Times New Roman" w:cs="Times New Roman"/>
          </w:rPr>
          <w:delText>It must</w:delText>
        </w:r>
      </w:del>
      <w:del w:id="94" w:author="Microsoft Office 使用者" w:date="2017-09-02T09:06:00Z">
        <w:r w:rsidDel="00860596">
          <w:rPr>
            <w:rFonts w:ascii="Times New Roman" w:hAnsi="Times New Roman" w:cs="Times New Roman"/>
          </w:rPr>
          <w:delText xml:space="preserve"> be provided by the user, </w:delText>
        </w:r>
      </w:del>
      <w:ins w:id="95" w:author="冬川 鍾" w:date="2017-09-03T02:37:00Z">
        <w:r w:rsidR="00267A5E">
          <w:rPr>
            <w:rFonts w:ascii="Times New Roman" w:hAnsi="Times New Roman" w:cs="Times New Roman"/>
          </w:rPr>
          <w:t>that</w:t>
        </w:r>
      </w:ins>
      <w:del w:id="96" w:author="冬川 鍾" w:date="2017-09-03T02:37:00Z">
        <w:r w:rsidDel="00267A5E">
          <w:rPr>
            <w:rFonts w:ascii="Times New Roman" w:hAnsi="Times New Roman" w:cs="Times New Roman"/>
          </w:rPr>
          <w:delText>and</w:delText>
        </w:r>
      </w:del>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w:t>
      </w:r>
      <w:del w:id="97" w:author="Microsoft Office 使用者" w:date="2017-09-02T09:06:00Z">
        <w:r w:rsidDel="00860596">
          <w:rPr>
            <w:rFonts w:ascii="Times New Roman" w:hAnsi="Times New Roman" w:cs="Times New Roman"/>
          </w:rPr>
          <w:delText>,</w:delText>
        </w:r>
      </w:del>
      <w:r>
        <w:rPr>
          <w:rFonts w:ascii="Times New Roman" w:hAnsi="Times New Roman" w:cs="Times New Roman"/>
        </w:rPr>
        <w:t xml:space="preserve">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ins w:id="98" w:author="Microsoft Office 使用者" w:date="2017-09-02T09:06:00Z">
        <w:r w:rsidR="00887BDA">
          <w:rPr>
            <w:rFonts w:ascii="Times New Roman" w:hAnsi="Times New Roman" w:cs="Times New Roman"/>
          </w:rPr>
          <w:t xml:space="preserve"> Note that </w:t>
        </w:r>
      </w:ins>
      <m:oMath>
        <m:sSub>
          <m:sSubPr>
            <m:ctrlPr>
              <w:ins w:id="99" w:author="Microsoft Office 使用者" w:date="2017-09-02T09:07:00Z">
                <w:rPr>
                  <w:rFonts w:ascii="Cambria Math" w:hAnsi="Cambria Math" w:cs="Times New Roman"/>
                  <w:i/>
                </w:rPr>
              </w:ins>
            </m:ctrlPr>
          </m:sSubPr>
          <m:e>
            <w:ins w:id="100" w:author="Microsoft Office 使用者" w:date="2017-09-02T09:07:00Z">
              <m:r>
                <m:rPr>
                  <m:sty m:val="b"/>
                </m:rPr>
                <w:rPr>
                  <w:rFonts w:ascii="Cambria Math" w:hAnsi="Cambria Math" w:cs="Times New Roman"/>
                </w:rPr>
                <m:t>D</m:t>
              </m:r>
            </w:ins>
          </m:e>
          <m:sub>
            <m:sSub>
              <m:sSubPr>
                <m:ctrlPr>
                  <w:ins w:id="101" w:author="Microsoft Office 使用者" w:date="2017-09-02T09:07:00Z">
                    <w:rPr>
                      <w:rFonts w:ascii="Cambria Math" w:hAnsi="Cambria Math" w:cs="Times New Roman"/>
                      <w:i/>
                    </w:rPr>
                  </w:ins>
                </m:ctrlPr>
              </m:sSubPr>
              <m:e>
                <w:ins w:id="102" w:author="Microsoft Office 使用者" w:date="2017-09-02T09:07:00Z">
                  <m:r>
                    <w:rPr>
                      <w:rFonts w:ascii="Cambria Math" w:hAnsi="Cambria Math" w:cs="Times New Roman"/>
                    </w:rPr>
                    <m:t>t</m:t>
                  </m:r>
                </w:ins>
              </m:e>
              <m:sub>
                <w:ins w:id="103" w:author="Microsoft Office 使用者" w:date="2017-09-02T09:07:00Z">
                  <m:r>
                    <w:rPr>
                      <w:rFonts w:ascii="Cambria Math" w:hAnsi="Cambria Math" w:cs="Times New Roman"/>
                    </w:rPr>
                    <m:t>d</m:t>
                  </m:r>
                </w:ins>
              </m:sub>
            </m:sSub>
            <w:ins w:id="104" w:author="Microsoft Office 使用者" w:date="2017-09-02T09:07:00Z">
              <m:r>
                <w:rPr>
                  <w:rFonts w:ascii="Cambria Math" w:hAnsi="Cambria Math" w:cs="Times New Roman"/>
                </w:rPr>
                <m:t>,</m:t>
              </m:r>
            </w:ins>
            <m:sSub>
              <m:sSubPr>
                <m:ctrlPr>
                  <w:ins w:id="105" w:author="Microsoft Office 使用者" w:date="2017-09-02T09:07:00Z">
                    <w:rPr>
                      <w:rFonts w:ascii="Cambria Math" w:hAnsi="Cambria Math" w:cs="Times New Roman"/>
                      <w:i/>
                    </w:rPr>
                  </w:ins>
                </m:ctrlPr>
              </m:sSubPr>
              <m:e>
                <w:ins w:id="106" w:author="Microsoft Office 使用者" w:date="2017-09-02T09:07:00Z">
                  <m:r>
                    <w:rPr>
                      <w:rFonts w:ascii="Cambria Math" w:hAnsi="Cambria Math" w:cs="Times New Roman"/>
                    </w:rPr>
                    <m:t>t</m:t>
                  </m:r>
                </w:ins>
              </m:e>
              <m:sub>
                <w:ins w:id="107" w:author="Microsoft Office 使用者" w:date="2017-09-02T09:07:00Z">
                  <m:r>
                    <w:rPr>
                      <w:rFonts w:ascii="Cambria Math" w:hAnsi="Cambria Math" w:cs="Times New Roman"/>
                    </w:rPr>
                    <m:t>r</m:t>
                  </m:r>
                </w:ins>
              </m:sub>
            </m:sSub>
            <w:ins w:id="108" w:author="Microsoft Office 使用者" w:date="2017-09-02T09:07:00Z">
              <m:r>
                <w:rPr>
                  <w:rFonts w:ascii="Cambria Math" w:hAnsi="Cambria Math" w:cs="Times New Roman"/>
                </w:rPr>
                <m:t>,</m:t>
              </m:r>
              <m:r>
                <m:rPr>
                  <m:sty m:val="p"/>
                </m:rPr>
                <w:rPr>
                  <w:rFonts w:ascii="Cambria Math" w:hAnsi="Cambria Math" w:cs="Times New Roman"/>
                </w:rPr>
                <m:t>γ</m:t>
              </m:r>
            </w:ins>
          </m:sub>
        </m:sSub>
        <w:ins w:id="109" w:author="Microsoft Office 使用者" w:date="2017-09-02T09:07:00Z">
          <m:r>
            <w:rPr>
              <w:rFonts w:ascii="Cambria Math" w:hAnsi="Cambria Math" w:cs="Times New Roman"/>
            </w:rPr>
            <m:t xml:space="preserve"> </m:t>
          </m:r>
        </w:ins>
      </m:oMath>
      <w:ins w:id="110" w:author="Microsoft Office 使用者" w:date="2017-09-02T09:07:00Z">
        <w:r w:rsidR="00887BDA">
          <w:rPr>
            <w:rFonts w:ascii="Times New Roman" w:hAnsi="Times New Roman" w:cs="Times New Roman"/>
          </w:rPr>
          <w:t xml:space="preserve">must be </w:t>
        </w:r>
      </w:ins>
      <w:ins w:id="111" w:author="Microsoft Office 使用者" w:date="2017-09-02T09:06:00Z">
        <w:r w:rsidR="00887BDA">
          <w:rPr>
            <w:rFonts w:ascii="Times New Roman" w:hAnsi="Times New Roman" w:cs="Times New Roman"/>
          </w:rPr>
          <w:t>provided by the user.</w:t>
        </w:r>
      </w:ins>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commentRangeStart w:id="112"/>
      <w:r>
        <w:rPr>
          <w:rFonts w:ascii="Times New Roman" w:eastAsia="標楷體" w:hAnsi="Times New Roman" w:cs="Times New Roman"/>
          <w:i/>
          <w:lang w:eastAsia="zh-TW"/>
        </w:rPr>
        <w:t>Numerical problems</w:t>
      </w:r>
      <w:commentRangeEnd w:id="112"/>
      <w:r>
        <w:rPr>
          <w:rStyle w:val="a6"/>
        </w:rPr>
        <w:commentReference w:id="112"/>
      </w:r>
      <w:r w:rsidRPr="00A54453">
        <w:rPr>
          <w:rFonts w:ascii="Times New Roman" w:eastAsia="標楷體" w:hAnsi="Times New Roman" w:cs="Times New Roman"/>
          <w:i/>
          <w:lang w:eastAsia="zh-TW"/>
        </w:rPr>
        <w:t xml:space="preserve"> </w:t>
      </w:r>
    </w:p>
    <w:p w14:paraId="2771DAD7" w14:textId="5852A9BD"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ins w:id="113" w:author="Microsoft Office 使用者" w:date="2017-09-02T09:08:00Z">
        <w:r w:rsidR="00C0720D">
          <w:rPr>
            <w:rFonts w:ascii="Times New Roman" w:hAnsi="Times New Roman" w:cs="Times New Roman"/>
          </w:rPr>
          <w:t xml:space="preserve"> under some conditions</w:t>
        </w:r>
      </w:ins>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ins w:id="114" w:author="Microsoft Office 使用者" w:date="2017-09-02T09:09:00Z">
        <w:r w:rsidR="00A27433">
          <w:rPr>
            <w:rFonts w:ascii="Times New Roman" w:hAnsi="Times New Roman" w:cs="Times New Roman"/>
          </w:rPr>
          <w:t>.</w:t>
        </w:r>
      </w:ins>
      <w:r w:rsidR="00724CE9">
        <w:rPr>
          <w:rFonts w:ascii="Times New Roman" w:hAnsi="Times New Roman" w:cs="Times New Roman"/>
        </w:rPr>
        <w:t xml:space="preserve"> 2011;</w:t>
      </w:r>
      <w:ins w:id="115" w:author="Microsoft Office 使用者" w:date="2017-09-02T09:09:00Z">
        <w:r w:rsidR="00A27433">
          <w:rPr>
            <w:rFonts w:ascii="Times New Roman" w:hAnsi="Times New Roman" w:cs="Times New Roman"/>
          </w:rPr>
          <w:t xml:space="preserve"> </w:t>
        </w:r>
      </w:ins>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C0720D">
        <w:rPr>
          <w:rFonts w:ascii="Times New Roman" w:hAnsi="Times New Roman" w:cs="Times New Roman"/>
          <w:rPrChange w:id="116" w:author="Microsoft Office 使用者" w:date="2017-09-02T09:09:00Z">
            <w:rPr>
              <w:rFonts w:ascii="Times New Roman" w:hAnsi="Times New Roman" w:cs="Times New Roman"/>
              <w:highlight w:val="yellow"/>
            </w:rPr>
          </w:rPrChange>
        </w:rPr>
        <w:t>Brissette</w:t>
      </w:r>
      <w:proofErr w:type="spellEnd"/>
      <w:r w:rsidRPr="00C0720D">
        <w:rPr>
          <w:rFonts w:ascii="Times New Roman" w:hAnsi="Times New Roman" w:cs="Times New Roman"/>
          <w:rPrChange w:id="117" w:author="Microsoft Office 使用者" w:date="2017-09-02T09:09:00Z">
            <w:rPr>
              <w:rFonts w:ascii="Times New Roman" w:hAnsi="Times New Roman" w:cs="Times New Roman"/>
              <w:highlight w:val="yellow"/>
            </w:rPr>
          </w:rPrChange>
        </w:rPr>
        <w:t xml:space="preserve"> et al., 2007; </w:t>
      </w:r>
      <w:proofErr w:type="spellStart"/>
      <w:r w:rsidR="00724CE9" w:rsidRPr="00C0720D">
        <w:rPr>
          <w:rFonts w:ascii="Times New Roman" w:hAnsi="Times New Roman" w:cs="Times New Roman"/>
          <w:rPrChange w:id="118" w:author="Microsoft Office 使用者" w:date="2017-09-02T09:09:00Z">
            <w:rPr>
              <w:rFonts w:ascii="Times New Roman" w:hAnsi="Times New Roman" w:cs="Times New Roman"/>
              <w:highlight w:val="yellow"/>
            </w:rPr>
          </w:rPrChange>
        </w:rPr>
        <w:t>Higham</w:t>
      </w:r>
      <w:proofErr w:type="spellEnd"/>
      <w:r w:rsidR="00724CE9" w:rsidRPr="00C0720D">
        <w:rPr>
          <w:rFonts w:ascii="Times New Roman" w:hAnsi="Times New Roman" w:cs="Times New Roman"/>
          <w:rPrChange w:id="119" w:author="Microsoft Office 使用者" w:date="2017-09-02T09:09:00Z">
            <w:rPr>
              <w:rFonts w:ascii="Times New Roman" w:hAnsi="Times New Roman" w:cs="Times New Roman"/>
              <w:highlight w:val="yellow"/>
            </w:rPr>
          </w:rPrChange>
        </w:rPr>
        <w:t xml:space="preserve"> 2002; </w:t>
      </w:r>
      <w:r w:rsidRPr="00C0720D">
        <w:rPr>
          <w:rFonts w:ascii="Times New Roman" w:hAnsi="Times New Roman" w:cs="Times New Roman"/>
          <w:rPrChange w:id="120" w:author="Microsoft Office 使用者" w:date="2017-09-02T09:09:00Z">
            <w:rPr>
              <w:rFonts w:ascii="Times New Roman" w:hAnsi="Times New Roman" w:cs="Times New Roman"/>
              <w:highlight w:val="yellow"/>
            </w:rPr>
          </w:rPrChange>
        </w:rPr>
        <w:t xml:space="preserve">Schafer and </w:t>
      </w:r>
      <w:proofErr w:type="spellStart"/>
      <w:r w:rsidRPr="00C0720D">
        <w:rPr>
          <w:rFonts w:ascii="Times New Roman" w:hAnsi="Times New Roman" w:cs="Times New Roman"/>
          <w:rPrChange w:id="121" w:author="Microsoft Office 使用者" w:date="2017-09-02T09:09:00Z">
            <w:rPr>
              <w:rFonts w:ascii="Times New Roman" w:hAnsi="Times New Roman" w:cs="Times New Roman"/>
              <w:highlight w:val="yellow"/>
            </w:rPr>
          </w:rPrChange>
        </w:rPr>
        <w:t>Strimmer</w:t>
      </w:r>
      <w:proofErr w:type="spellEnd"/>
      <w:r w:rsidRPr="00C0720D">
        <w:rPr>
          <w:rFonts w:ascii="Times New Roman" w:hAnsi="Times New Roman" w:cs="Times New Roman"/>
          <w:rPrChange w:id="122" w:author="Microsoft Office 使用者" w:date="2017-09-02T09:09:00Z">
            <w:rPr>
              <w:rFonts w:ascii="Times New Roman" w:hAnsi="Times New Roman" w:cs="Times New Roman"/>
              <w:highlight w:val="yellow"/>
            </w:rPr>
          </w:rPrChange>
        </w:rPr>
        <w:t xml:space="preserve">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w:t>
      </w:r>
      <w:del w:id="123"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from the </w:t>
      </w:r>
      <w:ins w:id="124" w:author="Microsoft Office 使用者" w:date="2017-09-02T09:12:00Z">
        <w:del w:id="125" w:author="冬川 鍾" w:date="2017-09-03T02:40:00Z">
          <w:r w:rsidR="005D7A3C" w:rsidDel="00052387">
            <w:rPr>
              <w:rFonts w:ascii="Times New Roman" w:hAnsi="Times New Roman" w:cs="Times New Roman"/>
            </w:rPr>
            <w:delText xml:space="preserve">R </w:delText>
          </w:r>
        </w:del>
      </w:ins>
      <w:r w:rsidR="00FB1F41">
        <w:rPr>
          <w:rFonts w:ascii="Times New Roman" w:hAnsi="Times New Roman" w:cs="Times New Roman"/>
        </w:rPr>
        <w:t xml:space="preserve">package Matrix </w:t>
      </w:r>
      <w:ins w:id="126" w:author="Microsoft Office 使用者" w:date="2017-09-02T09:12:00Z">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del w:id="127" w:author="冬川 鍾" w:date="2017-09-06T03:18:00Z">
          <w:r w:rsidR="005D7A3C" w:rsidDel="00A71EA0">
            <w:rPr>
              <w:rFonts w:ascii="Times New Roman" w:hAnsi="Times New Roman" w:cs="Times New Roman"/>
            </w:rPr>
            <w:delText xml:space="preserve"> </w:delText>
          </w:r>
        </w:del>
      </w:ins>
      <w:del w:id="128" w:author="Microsoft Office 使用者" w:date="2017-09-02T09:12:00Z">
        <w:r w:rsidR="00FB1F41" w:rsidDel="005D7A3C">
          <w:rPr>
            <w:rFonts w:ascii="Times New Roman" w:hAnsi="Times New Roman" w:cs="Times New Roman"/>
          </w:rPr>
          <w:delText>______</w:delText>
        </w:r>
      </w:del>
      <w:del w:id="129" w:author="冬川 鍾" w:date="2017-09-03T02:40:00Z">
        <w:r w:rsidR="00FB1F41" w:rsidDel="00052387">
          <w:rPr>
            <w:rFonts w:ascii="Times New Roman" w:hAnsi="Times New Roman" w:cs="Times New Roman"/>
          </w:rPr>
          <w:delText>)</w:delText>
        </w:r>
      </w:del>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ins w:id="130" w:author="Microsoft Office 使用者" w:date="2017-09-02T09:19:00Z">
        <w:r w:rsidR="00AD0C62">
          <w:rPr>
            <w:rFonts w:ascii="Times New Roman" w:hAnsi="Times New Roman" w:cs="Times New Roman"/>
          </w:rPr>
          <w:t xml:space="preserve">Euclidean </w:t>
        </w:r>
      </w:ins>
      <w:r w:rsidR="00815417">
        <w:rPr>
          <w:rFonts w:ascii="Times New Roman" w:hAnsi="Times New Roman" w:cs="Times New Roman"/>
        </w:rPr>
        <w:t>distance</w:t>
      </w:r>
      <w:ins w:id="131" w:author="Microsoft Office 使用者" w:date="2017-09-02T09:20:00Z">
        <w:del w:id="132" w:author="冬川 鍾" w:date="2017-09-03T02:41:00Z">
          <w:r w:rsidR="00AD0C62" w:rsidDel="00052387">
            <w:rPr>
              <w:rFonts w:ascii="Times New Roman" w:hAnsi="Times New Roman" w:cs="Times New Roman"/>
            </w:rPr>
            <w:delText xml:space="preserve"> (Frobenius norm)</w:delText>
          </w:r>
        </w:del>
      </w:ins>
      <w:r w:rsidR="00815417">
        <w:rPr>
          <w:rFonts w:ascii="Times New Roman" w:hAnsi="Times New Roman" w:cs="Times New Roman"/>
        </w:rPr>
        <w:t xml:space="preserv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133"/>
      <w:r>
        <w:rPr>
          <w:rFonts w:ascii="Times New Roman" w:hAnsi="Times New Roman" w:cs="Times New Roman"/>
        </w:rPr>
        <w:t>visualizations of the points</w:t>
      </w:r>
      <w:commentRangeEnd w:id="133"/>
      <w:r w:rsidR="00052387">
        <w:rPr>
          <w:rStyle w:val="a6"/>
        </w:rPr>
        <w:commentReference w:id="133"/>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ins w:id="134" w:author="冬川 鍾" w:date="2017-09-03T02:43:00Z">
        <w:r w:rsidR="00052387">
          <w:rPr>
            <w:rFonts w:ascii="Times New Roman" w:hAnsi="Times New Roman" w:cs="Times New Roman"/>
          </w:rPr>
          <w:t xml:space="preserve"> directly without computing likelihood</w:t>
        </w:r>
      </w:ins>
      <w:r>
        <w:rPr>
          <w:rFonts w:ascii="Times New Roman" w:hAnsi="Times New Roman" w:cs="Times New Roman"/>
        </w:rPr>
        <w:t xml:space="preserve">. </w:t>
      </w:r>
    </w:p>
    <w:p w14:paraId="3EE93992" w14:textId="4796447D"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FCA92DA"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w:ins w:id="135" w:author="Microsoft Office 使用者" w:date="2017-09-02T09:31:00Z">
        <m:oMath>
          <m:r>
            <m:rPr>
              <m:sty m:val="p"/>
            </m:rPr>
            <w:rPr>
              <w:rFonts w:ascii="Cambria Math" w:hAnsi="Cambria Math" w:cs="Times New Roman"/>
            </w:rPr>
            <m:t>SE</m:t>
          </m:r>
          <m:r>
            <w:rPr>
              <w:rFonts w:ascii="Cambria Math" w:hAnsi="Cambria Math" w:cs="Times New Roman"/>
            </w:rPr>
            <m:t>=0</m:t>
          </m:r>
        </m:oMath>
      </w:ins>
      <w:del w:id="136" w:author="Microsoft Office 使用者" w:date="2017-09-02T09:31:00Z">
        <w:r w:rsidDel="00F13547">
          <w:rPr>
            <w:rFonts w:ascii="Times New Roman" w:eastAsia="標楷體" w:hAnsi="Times New Roman" w:cs="Times New Roman"/>
            <w:lang w:eastAsia="zh-TW"/>
          </w:rPr>
          <w:delText>SE = 0</w:delText>
        </w:r>
      </w:del>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77777777"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Madd</w:t>
      </w:r>
      <w:r>
        <w:rPr>
          <w:rFonts w:ascii="Times New Roman" w:hAnsi="Times New Roman" w:cs="Times New Roman"/>
          <w:lang w:eastAsia="zh-TW"/>
        </w:rPr>
        <w:t>ison</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Maddison</w:t>
      </w:r>
      <w:proofErr w:type="spellEnd"/>
      <w:r>
        <w:rPr>
          <w:rFonts w:ascii="Times New Roman" w:hAnsi="Times New Roman" w:cs="Times New Roman"/>
          <w:lang w:eastAsia="zh-TW"/>
        </w:rPr>
        <w:t xml:space="preserve">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GTRGAMMA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6DFCF18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w:t>
      </w:r>
      <w:commentRangeStart w:id="137"/>
      <w:r>
        <w:rPr>
          <w:rFonts w:ascii="Times New Roman" w:hAnsi="Times New Roman" w:cs="Times New Roman"/>
          <w:lang w:eastAsia="zh-TW"/>
        </w:rPr>
        <w:t>U. of Michigan Museum of Zoology fish collection</w:t>
      </w:r>
      <w:commentRangeEnd w:id="137"/>
      <w:r>
        <w:rPr>
          <w:rStyle w:val="a6"/>
        </w:rPr>
        <w:commentReference w:id="137"/>
      </w:r>
      <w:r>
        <w:rPr>
          <w:rFonts w:ascii="Times New Roman" w:hAnsi="Times New Roman" w:cs="Times New Roman"/>
          <w:lang w:eastAsia="zh-TW"/>
        </w:rPr>
        <w:t xml:space="preserve">.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w:t>
      </w:r>
      <w:proofErr w:type="gramStart"/>
      <w:r>
        <w:rPr>
          <w:rFonts w:ascii="Times New Roman" w:hAnsi="Times New Roman" w:cs="Times New Roman"/>
          <w:lang w:eastAsia="zh-TW"/>
        </w:rPr>
        <w:t xml:space="preserve">log </w:t>
      </w:r>
      <w:ins w:id="138" w:author="冬川 鍾" w:date="2017-09-03T02:49:00Z">
        <w:r w:rsidR="00BA5E3F">
          <w:rPr>
            <w:rFonts w:ascii="Times New Roman" w:hAnsi="Times New Roman" w:cs="Times New Roman"/>
            <w:lang w:eastAsia="zh-TW"/>
          </w:rPr>
          <w:t>transform</w:t>
        </w:r>
      </w:ins>
      <w:proofErr w:type="gramEnd"/>
      <w:del w:id="139" w:author="冬川 鍾" w:date="2017-09-03T02:50:00Z">
        <w:r w:rsidDel="00BA5E3F">
          <w:rPr>
            <w:rFonts w:ascii="Times New Roman" w:hAnsi="Times New Roman" w:cs="Times New Roman"/>
            <w:lang w:eastAsia="zh-TW"/>
          </w:rPr>
          <w:delText>of</w:delText>
        </w:r>
      </w:del>
      <w:r>
        <w:rPr>
          <w:rFonts w:ascii="Times New Roman" w:hAnsi="Times New Roman" w:cs="Times New Roman"/>
          <w:lang w:eastAsia="zh-TW"/>
        </w:rPr>
        <w:t xml:space="preserve"> the standard length. This regression was used to predict the standard error for the total length measurements in </w:t>
      </w:r>
      <w:proofErr w:type="spellStart"/>
      <w:ins w:id="140" w:author="冬川 鍾" w:date="2017-09-03T02:50:00Z">
        <w:r w:rsidR="00BA5E3F">
          <w:rPr>
            <w:rFonts w:ascii="Times New Roman" w:hAnsi="Times New Roman" w:cs="Times New Roman"/>
            <w:lang w:eastAsia="zh-TW"/>
          </w:rPr>
          <w:t>F</w:t>
        </w:r>
      </w:ins>
      <w:del w:id="141" w:author="冬川 鍾" w:date="2017-09-03T02:50:00Z">
        <w:r w:rsidDel="00BA5E3F">
          <w:rPr>
            <w:rFonts w:ascii="Times New Roman" w:hAnsi="Times New Roman" w:cs="Times New Roman"/>
            <w:lang w:eastAsia="zh-TW"/>
          </w:rPr>
          <w:delText>f</w:delText>
        </w:r>
      </w:del>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2C33990D" w:rsidR="001116C0" w:rsidRPr="004F299D" w:rsidRDefault="001116C0" w:rsidP="001116C0">
      <w:pPr>
        <w:spacing w:line="480" w:lineRule="auto"/>
        <w:ind w:right="397"/>
        <w:rPr>
          <w:rFonts w:ascii="Times New Roman" w:hAnsi="Times New Roman" w:cs="Times New Roman"/>
          <w:lang w:eastAsia="zh-TW"/>
        </w:rPr>
      </w:pPr>
      <w:commentRangeStart w:id="142"/>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 </w:t>
      </w:r>
      <w:commentRangeEnd w:id="142"/>
      <w:r>
        <w:rPr>
          <w:rStyle w:val="a6"/>
        </w:rPr>
        <w:commentReference w:id="142"/>
      </w:r>
      <w:r>
        <w:rPr>
          <w:rFonts w:ascii="Times New Roman" w:hAnsi="Times New Roman" w:cs="Times New Roman"/>
          <w:lang w:eastAsia="zh-TW"/>
        </w:rPr>
        <w:t xml:space="preserve">As </w:t>
      </w:r>
      <w:ins w:id="143" w:author="冬川 鍾" w:date="2017-09-03T02:53:00Z">
        <w:r w:rsidR="00953B61">
          <w:rPr>
            <w:rFonts w:ascii="Times New Roman" w:hAnsi="Times New Roman" w:cs="Times New Roman"/>
            <w:lang w:eastAsia="zh-TW"/>
          </w:rPr>
          <w:t xml:space="preserve">demonstrated </w:t>
        </w:r>
      </w:ins>
      <w:r>
        <w:rPr>
          <w:rFonts w:ascii="Times New Roman" w:hAnsi="Times New Roman" w:cs="Times New Roman"/>
          <w:lang w:eastAsia="zh-TW"/>
        </w:rPr>
        <w:t>in Fig</w:t>
      </w:r>
      <w:ins w:id="144" w:author="冬川 鍾" w:date="2017-09-03T02:50:00Z">
        <w:r w:rsidR="00953B61">
          <w:rPr>
            <w:rFonts w:ascii="Times New Roman" w:hAnsi="Times New Roman" w:cs="Times New Roman"/>
            <w:lang w:eastAsia="zh-TW"/>
          </w:rPr>
          <w:t>ure</w:t>
        </w:r>
      </w:ins>
      <w:del w:id="145" w:author="冬川 鍾" w:date="2017-09-03T02:50:00Z">
        <w:r w:rsidDel="00953B61">
          <w:rPr>
            <w:rFonts w:ascii="Times New Roman" w:hAnsi="Times New Roman" w:cs="Times New Roman"/>
            <w:lang w:eastAsia="zh-TW"/>
          </w:rPr>
          <w:delText>.</w:delText>
        </w:r>
      </w:del>
      <w:r>
        <w:rPr>
          <w:rFonts w:ascii="Times New Roman" w:hAnsi="Times New Roman" w:cs="Times New Roman"/>
          <w:lang w:eastAsia="zh-TW"/>
        </w:rPr>
        <w:t xml:space="preserve"> </w:t>
      </w:r>
      <w:ins w:id="146" w:author="冬川 鍾" w:date="2017-09-03T02:53:00Z">
        <w:r w:rsidR="00953B61">
          <w:rPr>
            <w:rFonts w:ascii="Times New Roman" w:hAnsi="Times New Roman" w:cs="Times New Roman"/>
            <w:lang w:eastAsia="zh-TW"/>
          </w:rPr>
          <w:t>1</w:t>
        </w:r>
      </w:ins>
      <w:del w:id="147" w:author="冬川 鍾" w:date="2017-09-03T02:53:00Z">
        <w:r w:rsidDel="00953B61">
          <w:rPr>
            <w:rFonts w:ascii="Times New Roman" w:hAnsi="Times New Roman" w:cs="Times New Roman"/>
            <w:lang w:eastAsia="zh-TW"/>
          </w:rPr>
          <w:delText>1</w:delText>
        </w:r>
      </w:del>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67B0F909"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w:t>
      </w:r>
      <w:proofErr w:type="spellStart"/>
      <w:r>
        <w:rPr>
          <w:rFonts w:ascii="Times New Roman" w:eastAsia="標楷體" w:hAnsi="Times New Roman" w:cs="Times New Roman"/>
          <w:lang w:eastAsia="zh-TW"/>
        </w:rPr>
        <w:t>mannitol</w:t>
      </w:r>
      <w:proofErr w:type="spellEnd"/>
      <w:r>
        <w:rPr>
          <w:rFonts w:ascii="Times New Roman" w:eastAsia="標楷體" w:hAnsi="Times New Roman" w:cs="Times New Roman"/>
          <w:lang w:eastAsia="zh-TW"/>
        </w:rPr>
        <w:t xml:space="preserve">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w:t>
      </w:r>
      <w:commentRangeStart w:id="148"/>
      <w:r>
        <w:rPr>
          <w:rFonts w:ascii="Times New Roman" w:eastAsia="標楷體" w:hAnsi="Times New Roman" w:cs="Times New Roman"/>
          <w:lang w:eastAsia="zh-TW"/>
        </w:rPr>
        <w:t xml:space="preserve"> </w:t>
      </w:r>
      <w:proofErr w:type="gramStart"/>
      <w:r>
        <w:rPr>
          <w:rFonts w:ascii="Times New Roman" w:eastAsia="標楷體" w:hAnsi="Times New Roman" w:cs="Times New Roman"/>
          <w:lang w:eastAsia="zh-TW"/>
        </w:rPr>
        <w:t>The evolutionary relationships for cichlid (Fig</w:t>
      </w:r>
      <w:ins w:id="149" w:author="冬川 鍾" w:date="2017-09-03T02:54:00Z">
        <w:r w:rsidR="00953B61">
          <w:rPr>
            <w:rFonts w:ascii="Times New Roman" w:eastAsia="標楷體" w:hAnsi="Times New Roman" w:cs="Times New Roman"/>
            <w:lang w:eastAsia="zh-TW"/>
          </w:rPr>
          <w:t>ure</w:t>
        </w:r>
      </w:ins>
      <w:del w:id="150"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left </w:t>
      </w:r>
      <w:ins w:id="151" w:author="冬川 鍾" w:date="2017-09-06T03:21:00Z">
        <w:r w:rsidR="00A71EA0">
          <w:rPr>
            <w:rFonts w:ascii="Times New Roman" w:eastAsia="標楷體" w:hAnsi="Times New Roman" w:cs="Times New Roman"/>
            <w:lang w:eastAsia="zh-TW"/>
          </w:rPr>
          <w:t>plot</w:t>
        </w:r>
      </w:ins>
      <w:del w:id="152" w:author="冬川 鍾" w:date="2017-09-06T03:20:00Z">
        <w:r w:rsidDel="00A71EA0">
          <w:rPr>
            <w:rFonts w:ascii="Times New Roman" w:eastAsia="標楷體" w:hAnsi="Times New Roman" w:cs="Times New Roman"/>
            <w:lang w:eastAsia="zh-TW"/>
          </w:rPr>
          <w:delText>panel</w:delText>
        </w:r>
      </w:del>
      <w:r>
        <w:rPr>
          <w:rFonts w:ascii="Times New Roman" w:eastAsia="標楷體" w:hAnsi="Times New Roman" w:cs="Times New Roman"/>
          <w:lang w:eastAsia="zh-TW"/>
        </w:rPr>
        <w:t>) and tobacco (Fig</w:t>
      </w:r>
      <w:ins w:id="153" w:author="冬川 鍾" w:date="2017-09-03T02:54:00Z">
        <w:r w:rsidR="00953B61">
          <w:rPr>
            <w:rFonts w:ascii="Times New Roman" w:eastAsia="標楷體" w:hAnsi="Times New Roman" w:cs="Times New Roman"/>
            <w:lang w:eastAsia="zh-TW"/>
          </w:rPr>
          <w:t>ure</w:t>
        </w:r>
      </w:ins>
      <w:del w:id="154" w:author="冬川 鍾" w:date="2017-09-03T02:54:00Z">
        <w:r w:rsidDel="00953B61">
          <w:rPr>
            <w:rFonts w:ascii="Times New Roman" w:eastAsia="標楷體" w:hAnsi="Times New Roman" w:cs="Times New Roman"/>
            <w:lang w:eastAsia="zh-TW"/>
          </w:rPr>
          <w:delText>.</w:delText>
        </w:r>
      </w:del>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ins w:id="155" w:author="冬川 鍾" w:date="2017-09-06T03:21:00Z">
        <w:r w:rsidR="00A71EA0">
          <w:rPr>
            <w:rFonts w:ascii="Times New Roman" w:eastAsia="標楷體" w:hAnsi="Times New Roman" w:cs="Times New Roman"/>
            <w:lang w:eastAsia="zh-TW"/>
          </w:rPr>
          <w:t>lot</w:t>
        </w:r>
      </w:ins>
      <w:del w:id="156" w:author="冬川 鍾" w:date="2017-09-06T03:21:00Z">
        <w:r w:rsidDel="00A71EA0">
          <w:rPr>
            <w:rFonts w:ascii="Times New Roman" w:eastAsia="標楷體" w:hAnsi="Times New Roman" w:cs="Times New Roman"/>
            <w:lang w:eastAsia="zh-TW"/>
          </w:rPr>
          <w:delText>anel</w:delText>
        </w:r>
      </w:del>
      <w:r>
        <w:rPr>
          <w:rFonts w:ascii="Times New Roman" w:eastAsia="標楷體" w:hAnsi="Times New Roman" w:cs="Times New Roman"/>
          <w:lang w:eastAsia="zh-TW"/>
        </w:rPr>
        <w:t>), respectively, are shown by the evolutionary tree with the relevant gene flow</w:t>
      </w:r>
      <w:proofErr w:type="gramEnd"/>
      <w:r>
        <w:rPr>
          <w:rFonts w:ascii="Times New Roman" w:eastAsia="標楷體" w:hAnsi="Times New Roman" w:cs="Times New Roman"/>
          <w:lang w:eastAsia="zh-TW"/>
        </w:rPr>
        <w:t>.</w:t>
      </w:r>
      <w:commentRangeEnd w:id="148"/>
      <w:r>
        <w:rPr>
          <w:rStyle w:val="a6"/>
        </w:rPr>
        <w:commentReference w:id="148"/>
      </w:r>
      <w:r>
        <w:rPr>
          <w:rFonts w:ascii="Times New Roman" w:eastAsia="標楷體" w:hAnsi="Times New Roman" w:cs="Times New Roman"/>
          <w:lang w:eastAsia="zh-TW"/>
        </w:rPr>
        <w:t xml:space="preserve"> T</w:t>
      </w:r>
      <w:r w:rsidRPr="00A54453">
        <w:rPr>
          <w:rFonts w:ascii="Times New Roman" w:eastAsia="標楷體" w:hAnsi="Times New Roman" w:cs="Times New Roman"/>
          <w:lang w:eastAsia="zh-TW"/>
        </w:rPr>
        <w:t xml:space="preserve">he </w:t>
      </w:r>
      <w:commentRangeStart w:id="157"/>
      <w:r w:rsidRPr="00A54453">
        <w:rPr>
          <w:rFonts w:ascii="Times New Roman" w:eastAsia="標楷體" w:hAnsi="Times New Roman" w:cs="Times New Roman"/>
          <w:lang w:eastAsia="zh-TW"/>
        </w:rPr>
        <w:t>donor-recipient relationship</w:t>
      </w:r>
      <w:commentRangeEnd w:id="157"/>
      <w:r w:rsidR="00953B61">
        <w:rPr>
          <w:rStyle w:val="a6"/>
        </w:rPr>
        <w:commentReference w:id="157"/>
      </w:r>
      <w:r w:rsidRPr="00A54453">
        <w:rPr>
          <w:rFonts w:ascii="Times New Roman" w:eastAsia="標楷體" w:hAnsi="Times New Roman" w:cs="Times New Roman"/>
          <w:lang w:eastAsia="zh-TW"/>
        </w:rPr>
        <w:t xml:space="preserve">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5168BE4D" w14:textId="77777777" w:rsidR="001116C0" w:rsidRPr="00A54453" w:rsidDel="00CA7144" w:rsidRDefault="001116C0" w:rsidP="001116C0">
      <w:pPr>
        <w:spacing w:line="480" w:lineRule="auto"/>
        <w:ind w:right="396"/>
        <w:rPr>
          <w:del w:id="158" w:author="冬川 鍾" w:date="2017-09-03T02:56:00Z"/>
          <w:rFonts w:ascii="Times New Roman" w:eastAsia="標楷體" w:hAnsi="Times New Roman" w:cs="Times New Roman"/>
          <w:lang w:eastAsia="zh-TW"/>
        </w:rPr>
      </w:pP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62DCD936"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w:t>
      </w:r>
      <w:r w:rsidRPr="00A54453">
        <w:rPr>
          <w:rFonts w:ascii="Times New Roman" w:hAnsi="Times New Roman" w:cs="Times New Roman"/>
          <w:lang w:eastAsia="zh-TW"/>
        </w:rPr>
        <w:lastRenderedPageBreak/>
        <w:t xml:space="preserve">in the hybrid </w:t>
      </w:r>
      <m:oMath>
        <m:r>
          <w:rPr>
            <w:rFonts w:ascii="Cambria Math" w:hAnsi="Cambria Math" w:cs="Times New Roman"/>
          </w:rPr>
          <m:t>β</m:t>
        </m:r>
      </m:oMath>
      <w:ins w:id="159" w:author="冬川 鍾" w:date="2017-09-03T02:56:00Z">
        <w:r w:rsidR="00CA7144">
          <w:rPr>
            <w:rFonts w:ascii="Times New Roman" w:hAnsi="Times New Roman" w:cs="Times New Roman"/>
            <w:lang w:eastAsia="zh-TW"/>
          </w:rPr>
          <w:t xml:space="preserve"> </w:t>
        </w:r>
      </w:ins>
      <w:del w:id="160" w:author="冬川 鍾" w:date="2017-09-03T02:56:00Z">
        <w:r w:rsidRPr="00A54453" w:rsidDel="00CA714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ins w:id="161" w:author="冬川 鍾" w:date="2017-09-03T03:00:00Z">
        <w:r w:rsidR="00985F3E">
          <w:rPr>
            <w:rFonts w:ascii="Times New Roman" w:hAnsi="Times New Roman" w:cs="Times New Roman"/>
          </w:rPr>
          <w:t xml:space="preserve"> for searching maximum likelihood estimates of parameters</w:t>
        </w:r>
      </w:ins>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667C7708"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w:t>
      </w:r>
      <w:proofErr w:type="gramStart"/>
      <w:r>
        <w:rPr>
          <w:rFonts w:ascii="Times New Roman" w:eastAsia="標楷體" w:hAnsi="Times New Roman" w:cs="Times New Roman"/>
          <w:lang w:eastAsia="zh-TW"/>
        </w:rPr>
        <w:t>a log</w:t>
      </w:r>
      <w:proofErr w:type="gramEnd"/>
      <w:r>
        <w:rPr>
          <w:rFonts w:ascii="Times New Roman" w:eastAsia="標楷體" w:hAnsi="Times New Roman" w:cs="Times New Roman"/>
          <w:lang w:eastAsia="zh-TW"/>
        </w:rPr>
        <w:t xml:space="preserve"> likelihood within a certain range (often, set to be a d</w:t>
      </w:r>
      <w:ins w:id="162" w:author="冬川 鍾" w:date="2017-09-03T03:01:00Z">
        <w:r w:rsidR="00985F3E">
          <w:rPr>
            <w:rFonts w:ascii="Times New Roman" w:eastAsia="標楷體" w:hAnsi="Times New Roman" w:cs="Times New Roman"/>
            <w:lang w:eastAsia="zh-TW"/>
          </w:rPr>
          <w:t>ifference</w:t>
        </w:r>
      </w:ins>
      <w:del w:id="163" w:author="冬川 鍾" w:date="2017-09-03T03:01:00Z">
        <w:r w:rsidDel="00985F3E">
          <w:rPr>
            <w:rFonts w:ascii="Times New Roman" w:eastAsia="標楷體" w:hAnsi="Times New Roman" w:cs="Times New Roman"/>
            <w:lang w:eastAsia="zh-TW"/>
          </w:rPr>
          <w:delText>elta</w:delText>
        </w:r>
      </w:del>
      <w:r>
        <w:rPr>
          <w:rFonts w:ascii="Times New Roman" w:eastAsia="標楷體" w:hAnsi="Times New Roman" w:cs="Times New Roman"/>
          <w:lang w:eastAsia="zh-TW"/>
        </w:rPr>
        <w:t xml:space="preserve"> </w:t>
      </w:r>
      <w:ins w:id="164" w:author="冬川 鍾" w:date="2017-09-03T03:01:00Z">
        <w:r w:rsidR="00985F3E">
          <w:rPr>
            <w:rFonts w:ascii="Times New Roman" w:eastAsia="標楷體" w:hAnsi="Times New Roman" w:cs="Times New Roman"/>
            <w:lang w:eastAsia="zh-TW"/>
          </w:rPr>
          <w:t>within</w:t>
        </w:r>
      </w:ins>
      <w:del w:id="165" w:author="冬川 鍾" w:date="2017-09-03T03:01:00Z">
        <w:r w:rsidDel="00985F3E">
          <w:rPr>
            <w:rFonts w:ascii="Times New Roman" w:eastAsia="標楷體" w:hAnsi="Times New Roman" w:cs="Times New Roman"/>
            <w:lang w:eastAsia="zh-TW"/>
          </w:rPr>
          <w:delText>of</w:delText>
        </w:r>
      </w:del>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w:t>
      </w:r>
      <w:r>
        <w:rPr>
          <w:rFonts w:ascii="Times New Roman" w:eastAsia="標楷體" w:hAnsi="Times New Roman" w:cs="Times New Roman"/>
          <w:lang w:eastAsia="zh-TW"/>
        </w:rPr>
        <w:lastRenderedPageBreak/>
        <w:t xml:space="preserve">convenient and fast to implement, but can result in artificially small confidence intervals. For example, if two parameters </w:t>
      </w:r>
      <w:proofErr w:type="gramStart"/>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w:t>
      </w:r>
      <w:proofErr w:type="gramEnd"/>
      <w:r>
        <w:rPr>
          <w:rFonts w:ascii="Times New Roman" w:eastAsia="標楷體" w:hAnsi="Times New Roman" w:cs="Times New Roman"/>
          <w:lang w:eastAsia="zh-TW"/>
        </w:rPr>
        <w:t xml:space="preserve">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77777777"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lastRenderedPageBreak/>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R code and data files in this work can be found at Dryad Digital Repository </w:t>
      </w:r>
      <w:commentRangeStart w:id="166"/>
      <w:r>
        <w:rPr>
          <w:rFonts w:ascii="Times New Roman" w:hAnsi="Times New Roman" w:cs="Times New Roman"/>
          <w:lang w:eastAsia="zh-TW"/>
        </w:rPr>
        <w:t>doi</w:t>
      </w:r>
      <w:proofErr w:type="gramStart"/>
      <w:r>
        <w:rPr>
          <w:rFonts w:ascii="Times New Roman" w:hAnsi="Times New Roman" w:cs="Times New Roman"/>
          <w:lang w:eastAsia="zh-TW"/>
        </w:rPr>
        <w:t>:</w:t>
      </w:r>
      <w:r w:rsidRPr="00251417">
        <w:rPr>
          <w:rFonts w:ascii="Times New Roman" w:hAnsi="Times New Roman" w:cs="Times New Roman"/>
          <w:lang w:eastAsia="zh-TW"/>
        </w:rPr>
        <w:t>10.5061</w:t>
      </w:r>
      <w:proofErr w:type="gramEnd"/>
      <w:r w:rsidRPr="00251417">
        <w:rPr>
          <w:rFonts w:ascii="Times New Roman" w:hAnsi="Times New Roman" w:cs="Times New Roman"/>
          <w:lang w:eastAsia="zh-TW"/>
        </w:rPr>
        <w:t>/dryad.6jn8s</w:t>
      </w:r>
      <w:commentRangeEnd w:id="166"/>
      <w:r w:rsidR="00985F3E">
        <w:rPr>
          <w:rStyle w:val="a6"/>
        </w:rPr>
        <w:commentReference w:id="166"/>
      </w:r>
      <w:r>
        <w:rPr>
          <w:rFonts w:ascii="Times New Roman" w:hAnsi="Times New Roman" w:cs="Times New Roman"/>
          <w:lang w:eastAsia="zh-TW"/>
        </w:rPr>
        <w:t>.</w:t>
      </w:r>
    </w:p>
    <w:p w14:paraId="67AAC52E" w14:textId="77777777" w:rsidR="001116C0" w:rsidDel="00985F3E" w:rsidRDefault="001116C0" w:rsidP="001116C0">
      <w:pPr>
        <w:spacing w:line="480" w:lineRule="auto"/>
        <w:rPr>
          <w:del w:id="167" w:author="冬川 鍾" w:date="2017-09-03T03:04:00Z"/>
          <w:rFonts w:ascii="Times New Roman" w:hAnsi="Times New Roman" w:cs="Times New Roman"/>
          <w:lang w:eastAsia="zh-TW"/>
        </w:rPr>
      </w:pPr>
    </w:p>
    <w:p w14:paraId="1D5B5925" w14:textId="77777777" w:rsidR="001116C0" w:rsidRPr="00A304A3" w:rsidDel="00985F3E" w:rsidRDefault="001116C0" w:rsidP="001116C0">
      <w:pPr>
        <w:spacing w:line="480" w:lineRule="auto"/>
        <w:rPr>
          <w:del w:id="168" w:author="冬川 鍾" w:date="2017-09-03T03:04:00Z"/>
          <w:rFonts w:ascii="Times New Roman" w:hAnsi="Times New Roman" w:cs="Times New Roman"/>
          <w:lang w:eastAsia="zh-TW"/>
        </w:rPr>
      </w:pPr>
      <w:del w:id="169" w:author="冬川 鍾" w:date="2017-09-03T03:04:00Z">
        <w:r w:rsidDel="00985F3E">
          <w:rPr>
            <w:rFonts w:ascii="Times New Roman" w:hAnsi="Times New Roman" w:cs="Times New Roman"/>
            <w:lang w:eastAsia="zh-TW"/>
          </w:rPr>
          <w:delText xml:space="preserve"> </w:delText>
        </w:r>
      </w:del>
    </w:p>
    <w:p w14:paraId="54779557" w14:textId="77777777" w:rsidR="001116C0" w:rsidRPr="00A54453" w:rsidRDefault="001116C0">
      <w:pPr>
        <w:spacing w:line="480" w:lineRule="auto"/>
        <w:rPr>
          <w:rFonts w:ascii="Times New Roman" w:hAnsi="Times New Roman" w:cs="Times New Roman"/>
          <w:b/>
          <w:lang w:eastAsia="zh-TW"/>
        </w:rPr>
        <w:pPrChange w:id="170" w:author="冬川 鍾" w:date="2017-09-03T03:04:00Z">
          <w:pPr>
            <w:spacing w:line="480" w:lineRule="auto"/>
            <w:outlineLvl w:val="0"/>
          </w:pPr>
        </w:pPrChange>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156DAB0C" w14:textId="180956A2" w:rsidR="001116C0" w:rsidDel="00057A74" w:rsidRDefault="00057A74" w:rsidP="001116C0">
      <w:pPr>
        <w:spacing w:line="480" w:lineRule="auto"/>
        <w:rPr>
          <w:del w:id="171" w:author="冬川 鍾" w:date="2017-09-03T03:11:00Z"/>
          <w:rFonts w:ascii="Times New Roman" w:hAnsi="Times New Roman" w:cs="Times New Roman"/>
          <w:lang w:eastAsia="zh-TW"/>
        </w:rPr>
      </w:pPr>
      <w:ins w:id="172" w:author="冬川 鍾" w:date="2017-09-03T03:10:00Z">
        <w:r>
          <w:rPr>
            <w:rFonts w:ascii="Times New Roman" w:hAnsi="Times New Roman" w:cs="Times New Roman"/>
            <w:lang w:eastAsia="zh-TW"/>
          </w:rPr>
          <w:t>Parameter estimates were obtained using</w:t>
        </w:r>
      </w:ins>
      <w:ins w:id="173" w:author="冬川 鍾" w:date="2017-09-03T03:09:00Z">
        <w:r>
          <w:rPr>
            <w:rFonts w:ascii="Times New Roman" w:hAnsi="Times New Roman" w:cs="Times New Roman"/>
            <w:lang w:eastAsia="zh-TW"/>
          </w:rPr>
          <w:t xml:space="preserve"> </w:t>
        </w:r>
      </w:ins>
      <w:ins w:id="174" w:author="冬川 鍾" w:date="2017-09-03T03:10:00Z">
        <w:r>
          <w:rPr>
            <w:rFonts w:ascii="Times New Roman" w:hAnsi="Times New Roman" w:cs="Times New Roman"/>
            <w:lang w:eastAsia="zh-TW"/>
          </w:rPr>
          <w:t>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xml:space="preserve">) </w:t>
        </w:r>
      </w:ins>
      <w:ins w:id="175" w:author="冬川 鍾" w:date="2017-09-03T03:11:00Z">
        <w:r>
          <w:rPr>
            <w:rFonts w:ascii="Times New Roman" w:hAnsi="Times New Roman" w:cs="Times New Roman"/>
            <w:lang w:eastAsia="zh-TW"/>
          </w:rPr>
          <w:t xml:space="preserve">optimization (ii) </w:t>
        </w:r>
      </w:ins>
      <w:ins w:id="176" w:author="冬川 鍾" w:date="2017-09-03T03:10:00Z">
        <w:r>
          <w:rPr>
            <w:rFonts w:ascii="Times New Roman" w:hAnsi="Times New Roman" w:cs="Times New Roman"/>
            <w:lang w:eastAsia="zh-TW"/>
          </w:rPr>
          <w:t>doing</w:t>
        </w:r>
      </w:ins>
      <w:ins w:id="177" w:author="冬川 鍾" w:date="2017-09-03T03:08:00Z">
        <w:r w:rsidR="00985F3E">
          <w:rPr>
            <w:rFonts w:ascii="Times New Roman" w:hAnsi="Times New Roman" w:cs="Times New Roman"/>
            <w:lang w:eastAsia="zh-TW"/>
          </w:rPr>
          <w:t xml:space="preserve"> </w:t>
        </w:r>
      </w:ins>
      <w:ins w:id="178" w:author="冬川 鍾" w:date="2017-09-03T03:06:00Z">
        <w:r w:rsidR="00985F3E">
          <w:rPr>
            <w:rFonts w:ascii="Times New Roman" w:hAnsi="Times New Roman" w:cs="Times New Roman"/>
            <w:lang w:eastAsia="zh-TW"/>
          </w:rPr>
          <w:t xml:space="preserve">grid only, </w:t>
        </w:r>
      </w:ins>
      <w:ins w:id="179" w:author="冬川 鍾" w:date="2017-09-03T03:11:00Z">
        <w:r>
          <w:rPr>
            <w:rFonts w:ascii="Times New Roman" w:hAnsi="Times New Roman" w:cs="Times New Roman"/>
            <w:lang w:eastAsia="zh-TW"/>
          </w:rPr>
          <w:t xml:space="preserve">(iii) </w:t>
        </w:r>
      </w:ins>
      <w:ins w:id="180" w:author="冬川 鍾" w:date="2017-09-03T03:06:00Z">
        <w:r w:rsidR="00985F3E">
          <w:rPr>
            <w:rFonts w:ascii="Times New Roman" w:hAnsi="Times New Roman" w:cs="Times New Roman"/>
            <w:lang w:eastAsia="zh-TW"/>
          </w:rPr>
          <w:t>grid first then</w:t>
        </w:r>
      </w:ins>
      <w:ins w:id="181" w:author="冬川 鍾" w:date="2017-09-03T03:08:00Z">
        <w:r w:rsidR="00985F3E">
          <w:rPr>
            <w:rFonts w:ascii="Times New Roman" w:hAnsi="Times New Roman" w:cs="Times New Roman"/>
            <w:lang w:eastAsia="zh-TW"/>
          </w:rPr>
          <w:t xml:space="preserve"> optimization</w:t>
        </w:r>
      </w:ins>
      <w:ins w:id="182" w:author="冬川 鍾" w:date="2017-09-03T03:06:00Z">
        <w:r>
          <w:rPr>
            <w:rFonts w:ascii="Times New Roman" w:hAnsi="Times New Roman" w:cs="Times New Roman"/>
            <w:lang w:eastAsia="zh-TW"/>
          </w:rPr>
          <w:t>.</w:t>
        </w:r>
      </w:ins>
      <w:ins w:id="183" w:author="冬川 鍾" w:date="2017-09-03T03:11:00Z">
        <w:r>
          <w:rPr>
            <w:rFonts w:ascii="Times New Roman" w:hAnsi="Times New Roman" w:cs="Times New Roman"/>
            <w:lang w:eastAsia="zh-TW"/>
          </w:rPr>
          <w:t xml:space="preserve"> </w:t>
        </w:r>
      </w:ins>
      <w:commentRangeStart w:id="184"/>
    </w:p>
    <w:p w14:paraId="2B479A91" w14:textId="67A186D4" w:rsidR="001116C0" w:rsidRDefault="001116C0" w:rsidP="001116C0">
      <w:pPr>
        <w:spacing w:line="480" w:lineRule="auto"/>
        <w:rPr>
          <w:rFonts w:ascii="Times New Roman" w:hAnsi="Times New Roman" w:cs="Times New Roman"/>
          <w:lang w:eastAsia="zh-TW"/>
        </w:rPr>
      </w:pPr>
      <w:commentRangeStart w:id="185"/>
      <w:r w:rsidRPr="00A54453">
        <w:rPr>
          <w:rFonts w:ascii="Times New Roman" w:hAnsi="Times New Roman" w:cs="Times New Roman"/>
          <w:lang w:eastAsia="zh-TW"/>
        </w:rPr>
        <w:t>Overall we were not pleased with performance</w:t>
      </w:r>
      <w:commentRangeEnd w:id="185"/>
      <w:r>
        <w:rPr>
          <w:rStyle w:val="a6"/>
        </w:rPr>
        <w:commentReference w:id="185"/>
      </w:r>
      <w:r w:rsidRPr="00A54453">
        <w:rPr>
          <w:rFonts w:ascii="Times New Roman" w:hAnsi="Times New Roman" w:cs="Times New Roman"/>
          <w:lang w:eastAsia="zh-TW"/>
        </w:rPr>
        <w:t xml:space="preserve">: 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and </w:t>
      </w:r>
      <m:oMath>
        <m:r>
          <w:rPr>
            <w:rFonts w:ascii="Cambria Math" w:hAnsi="Cambria Math" w:cs="Times New Roman"/>
          </w:rPr>
          <m:t>β</m:t>
        </m:r>
      </m:oMath>
      <w:r w:rsidRPr="00A54453">
        <w:rPr>
          <w:rFonts w:ascii="Times New Roman" w:hAnsi="Times New Roman" w:cs="Times New Roman"/>
        </w:rPr>
        <w:t xml:space="preserve"> </w:t>
      </w:r>
      <w:r w:rsidRPr="00A54453">
        <w:rPr>
          <w:rFonts w:ascii="Times New Roman" w:hAnsi="Times New Roman" w:cs="Times New Roman"/>
          <w:lang w:eastAsia="zh-TW"/>
        </w:rPr>
        <w:t xml:space="preserve">and the true values (SE, </w:t>
      </w:r>
      <m:oMath>
        <m:r>
          <w:rPr>
            <w:rFonts w:ascii="Cambria Math" w:hAnsi="Cambria Math" w:cs="Times New Roman"/>
          </w:rPr>
          <m:t>μ</m:t>
        </m:r>
      </m:oMath>
      <w:r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lang w:eastAsia="zh-TW"/>
        </w:rPr>
        <w:t xml:space="preserve"> performed </w:t>
      </w:r>
      <w:r>
        <w:rPr>
          <w:rFonts w:ascii="Times New Roman" w:hAnsi="Times New Roman" w:cs="Times New Roman"/>
          <w:lang w:eastAsia="zh-TW"/>
        </w:rPr>
        <w:t>far</w:t>
      </w:r>
      <w:r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varied. We investigated this, and other elements of the simulation, by doing a regression where we found importance and coefficients of parameters by dredging (using all subsets of the global model, and using </w:t>
      </w:r>
      <w:proofErr w:type="spellStart"/>
      <w:r w:rsidRPr="00A54453">
        <w:rPr>
          <w:rFonts w:ascii="Times New Roman" w:hAnsi="Times New Roman" w:cs="Times New Roman"/>
          <w:lang w:eastAsia="zh-TW"/>
        </w:rPr>
        <w:t>Akaike</w:t>
      </w:r>
      <w:proofErr w:type="spellEnd"/>
      <w:r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w:t>
      </w:r>
      <w:r w:rsidRPr="00A54453">
        <w:rPr>
          <w:rFonts w:ascii="Times New Roman" w:hAnsi="Times New Roman" w:cs="Times New Roman"/>
          <w:lang w:eastAsia="zh-TW"/>
        </w:rPr>
        <w:t xml:space="preserve"> (importance of 1.00), less so for </w:t>
      </w:r>
      <m:oMath>
        <m:r>
          <w:rPr>
            <w:rFonts w:ascii="Cambria Math" w:hAnsi="Cambria Math" w:cs="Times New Roman"/>
          </w:rPr>
          <m:t>β</m:t>
        </m:r>
      </m:oMath>
      <w:r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and </w:t>
      </w:r>
      <m:oMath>
        <m:r>
          <w:rPr>
            <w:rFonts w:ascii="Cambria Math" w:hAnsi="Cambria Math" w:cs="Times New Roman"/>
          </w:rPr>
          <m:t>β</m:t>
        </m:r>
      </m:oMath>
      <w:r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w:t>
      </w:r>
      <w:ins w:id="186" w:author="Microsoft Office 使用者" w:date="2017-09-02T10:02:00Z">
        <w:del w:id="187" w:author="冬川 鍾" w:date="2017-09-03T03:07:00Z">
          <w:r w:rsidR="00DF2A63" w:rsidDel="00985F3E">
            <w:rPr>
              <w:rFonts w:ascii="Times New Roman" w:hAnsi="Times New Roman" w:cs="Times New Roman"/>
              <w:lang w:eastAsia="zh-TW"/>
            </w:rPr>
            <w:delText xml:space="preserve"> </w:delText>
          </w:r>
        </w:del>
      </w:ins>
      <w:del w:id="188" w:author="Microsoft Office 使用者" w:date="2017-09-02T10:02:00Z">
        <w:r w:rsidRPr="0095669C" w:rsidDel="00DF2A63">
          <w:rPr>
            <w:rFonts w:ascii="Times New Roman" w:hAnsi="Times New Roman" w:cs="Times New Roman"/>
            <w:strike/>
            <w:lang w:eastAsia="zh-TW"/>
          </w:rPr>
          <w:delText>Tree type was not important. This surprised us: for ten hybrid taxa, having them as the result of ten independent hybridization events should give much more information about the hybridization process than ten hybrids descended from one event in the past</w:delText>
        </w:r>
        <w:r w:rsidDel="00DF2A63">
          <w:rPr>
            <w:rFonts w:ascii="Times New Roman" w:hAnsi="Times New Roman" w:cs="Times New Roman"/>
            <w:lang w:eastAsia="zh-TW"/>
          </w:rPr>
          <w:delText xml:space="preserve">. </w:delText>
        </w:r>
      </w:del>
      <w:r>
        <w:rPr>
          <w:rFonts w:ascii="Times New Roman" w:hAnsi="Times New Roman" w:cs="Times New Roman"/>
          <w:lang w:eastAsia="zh-TW"/>
        </w:rPr>
        <w:t>However, inspecting the parameter estimates coming from trees with each simulation scenario also suggested they performed very similarly.</w:t>
      </w:r>
      <w:r w:rsidRPr="00A54453">
        <w:rPr>
          <w:rFonts w:ascii="Times New Roman" w:hAnsi="Times New Roman" w:cs="Times New Roman"/>
          <w:lang w:eastAsia="zh-TW"/>
        </w:rPr>
        <w:t xml:space="preserve"> </w:t>
      </w:r>
      <w:r>
        <w:rPr>
          <w:rFonts w:ascii="Times New Roman" w:hAnsi="Times New Roman" w:cs="Times New Roman"/>
          <w:lang w:eastAsia="zh-TW"/>
        </w:rPr>
        <w:t>Summaries later in the paper thus merge trees of both types. F</w:t>
      </w:r>
      <w:r w:rsidRPr="00A54453">
        <w:rPr>
          <w:rFonts w:ascii="Times New Roman" w:hAnsi="Times New Roman" w:cs="Times New Roman"/>
          <w:lang w:eastAsia="zh-TW"/>
        </w:rPr>
        <w:t xml:space="preserve">low and number of hybrid and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were </w:t>
      </w:r>
      <w:r>
        <w:rPr>
          <w:rFonts w:ascii="Times New Roman" w:hAnsi="Times New Roman" w:cs="Times New Roman"/>
          <w:lang w:eastAsia="zh-TW"/>
        </w:rPr>
        <w:t>found to be</w:t>
      </w:r>
      <w:r w:rsidRPr="00A54453">
        <w:rPr>
          <w:rFonts w:ascii="Times New Roman" w:hAnsi="Times New Roman" w:cs="Times New Roman"/>
          <w:lang w:eastAsia="zh-TW"/>
        </w:rPr>
        <w:t xml:space="preserve"> important.</w:t>
      </w:r>
    </w:p>
    <w:commentRangeEnd w:id="184"/>
    <w:p w14:paraId="750170C8" w14:textId="77777777" w:rsidR="001116C0" w:rsidRDefault="00057A74" w:rsidP="001116C0">
      <w:pPr>
        <w:spacing w:line="480" w:lineRule="auto"/>
        <w:rPr>
          <w:rFonts w:ascii="Times New Roman" w:hAnsi="Times New Roman" w:cs="Times New Roman"/>
          <w:lang w:eastAsia="zh-TW"/>
        </w:rPr>
      </w:pPr>
      <w:r>
        <w:rPr>
          <w:rStyle w:val="a6"/>
        </w:rPr>
        <w:commentReference w:id="184"/>
      </w:r>
    </w:p>
    <w:p w14:paraId="5350AD21" w14:textId="71A0C7B4" w:rsidR="001116C0" w:rsidRDefault="007E0F84" w:rsidP="001116C0">
      <w:pPr>
        <w:spacing w:line="480" w:lineRule="auto"/>
        <w:rPr>
          <w:rFonts w:ascii="Times New Roman" w:hAnsi="Times New Roman" w:cs="Times New Roman"/>
          <w:lang w:eastAsia="zh-TW"/>
        </w:rPr>
      </w:pPr>
      <w:ins w:id="189" w:author="Microsoft Office 使用者" w:date="2017-09-02T09:48:00Z">
        <w:r>
          <w:rPr>
            <w:rFonts w:ascii="Times New Roman" w:hAnsi="Times New Roman" w:cs="Times New Roman"/>
            <w:lang w:eastAsia="zh-TW"/>
          </w:rPr>
          <w:t>We report m</w:t>
        </w:r>
      </w:ins>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ins w:id="190" w:author="Microsoft Office 使用者" w:date="2017-09-02T09:48:00Z">
        <w:r>
          <w:rPr>
            <w:rFonts w:ascii="Times New Roman" w:hAnsi="Times New Roman" w:cs="Times New Roman"/>
            <w:lang w:eastAsia="zh-TW"/>
          </w:rPr>
          <w:t xml:space="preserve">in </w:t>
        </w:r>
      </w:ins>
      <w:r w:rsidR="001116C0">
        <w:rPr>
          <w:rFonts w:ascii="Times New Roman" w:hAnsi="Times New Roman" w:cs="Times New Roman"/>
          <w:lang w:eastAsia="zh-TW"/>
        </w:rPr>
        <w:t>Fig</w:t>
      </w:r>
      <w:ins w:id="191" w:author="Microsoft Office 使用者" w:date="2017-09-02T09:48:00Z">
        <w:r>
          <w:rPr>
            <w:rFonts w:ascii="Times New Roman" w:hAnsi="Times New Roman" w:cs="Times New Roman"/>
            <w:lang w:eastAsia="zh-TW"/>
          </w:rPr>
          <w:t xml:space="preserve">ure </w:t>
        </w:r>
      </w:ins>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22C1750" wp14:editId="508734E6">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Figure 3</w:t>
      </w:r>
      <w:del w:id="192" w:author="冬川 鍾" w:date="2017-09-03T03:13:00Z">
        <w:r w:rsidDel="00057A74">
          <w:rPr>
            <w:rFonts w:ascii="Times New Roman" w:hAnsi="Times New Roman" w:cs="Times New Roman"/>
            <w:lang w:eastAsia="zh-TW"/>
          </w:rPr>
          <w:delText xml:space="preserve"> caption</w:delText>
        </w:r>
      </w:del>
      <w:r>
        <w:rPr>
          <w:rFonts w:ascii="Times New Roman" w:hAnsi="Times New Roman" w:cs="Times New Roman"/>
          <w:lang w:eastAsia="zh-TW"/>
        </w:rPr>
        <w:t xml:space="preserve">: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w:t>
      </w:r>
      <w:proofErr w:type="spellStart"/>
      <w:r>
        <w:rPr>
          <w:rFonts w:ascii="Times New Roman" w:hAnsi="Times New Roman" w:cs="Times New Roman"/>
        </w:rPr>
        <w:t>i</w:t>
      </w:r>
      <w:proofErr w:type="spellEnd"/>
      <w:r>
        <w:rPr>
          <w:rFonts w:ascii="Times New Roman" w:hAnsi="Times New Roman" w:cs="Times New Roman"/>
        </w:rPr>
        <w:t xml:space="preserve">”,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commentRangeStart w:id="193"/>
      <w:r>
        <w:rPr>
          <w:rFonts w:ascii="Times New Roman" w:hAnsi="Times New Roman" w:cs="Times New Roman"/>
        </w:rPr>
        <w:t>was often very wrong</w:t>
      </w:r>
      <w:commentRangeEnd w:id="193"/>
      <w:r w:rsidR="00057A74">
        <w:rPr>
          <w:rStyle w:val="a6"/>
        </w:rPr>
        <w:commentReference w:id="193"/>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58CC1C19"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w:t>
      </w:r>
      <w:proofErr w:type="gramStart"/>
      <w:r w:rsidRPr="00A54453">
        <w:rPr>
          <w:rFonts w:ascii="Times New Roman" w:hAnsi="Times New Roman" w:cs="Times New Roman"/>
          <w:lang w:eastAsia="zh-TW"/>
        </w:rPr>
        <w:t>log(</w:t>
      </w:r>
      <w:proofErr w:type="gramEnd"/>
      <w:r w:rsidRPr="00A54453">
        <w:rPr>
          <w:rFonts w:ascii="Times New Roman" w:hAnsi="Times New Roman" w:cs="Times New Roman"/>
          <w:lang w:eastAsia="zh-TW"/>
        </w:rPr>
        <w:t>mass) as the trait undergoing Brownian motion, the expected mass of the hybrid would be anywhere from 13g (</w:t>
      </w:r>
      <w:del w:id="194" w:author="冬川 鍾" w:date="2017-09-03T03:16:00Z">
        <w:r w:rsidRPr="00A54453" w:rsidDel="00057A74">
          <w:rPr>
            <w:rFonts w:ascii="Times New Roman" w:hAnsi="Times New Roman" w:cs="Times New Roman"/>
            <w:lang w:eastAsia="zh-TW"/>
          </w:rPr>
          <w:delText>=</w:delText>
        </w:r>
      </w:del>
      <m:oMath>
        <m:func>
          <m:funcPr>
            <m:ctrlPr>
              <w:rPr>
                <w:rFonts w:ascii="Cambria Math" w:hAnsi="Cambria Math" w:cs="Times New Roman"/>
                <w:i/>
                <w:lang w:eastAsia="zh-TW"/>
              </w:rPr>
            </m:ctrlPr>
          </m:funcPr>
          <m:fName>
            <w:ins w:id="195" w:author="冬川 鍾" w:date="2017-09-03T03:16:00Z">
              <m:r>
                <m:rPr>
                  <m:sty m:val="p"/>
                </m:rPr>
                <w:rPr>
                  <w:rFonts w:ascii="Cambria Math" w:hAnsi="Cambria Math" w:cs="Times New Roman"/>
                  <w:lang w:eastAsia="zh-TW"/>
                </w:rPr>
                <m:t>=</m:t>
              </m:r>
            </w:ins>
            <m:r>
              <m:rPr>
                <m:sty m:val="p"/>
              </m:rPr>
              <w:rPr>
                <w:rFonts w:ascii="Cambria Math" w:hAnsi="Cambria Math" w:cs="Times New Roman"/>
                <w:lang w:eastAsia="zh-TW"/>
              </w:rPr>
              <m:t>exp</m:t>
            </m:r>
          </m:fName>
          <m:e>
            <w:ins w:id="196" w:author="冬川 鍾" w:date="2017-09-03T03:15: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197" w:author="冬川 鍾" w:date="2017-09-03T03:15:00Z">
                  <m:r>
                    <w:rPr>
                      <w:rFonts w:ascii="Cambria Math" w:hAnsi="Cambria Math" w:cs="Times New Roman"/>
                      <w:lang w:eastAsia="zh-TW"/>
                    </w:rPr>
                    <m:t>100</m:t>
                  </m:r>
                </w:ins>
                <w:ins w:id="198" w:author="冬川 鍾" w:date="2017-09-03T03:16:00Z">
                  <m:r>
                    <w:rPr>
                      <w:rFonts w:ascii="Cambria Math" w:hAnsi="Cambria Math" w:cs="Times New Roman"/>
                      <w:lang w:eastAsia="zh-TW"/>
                    </w:rPr>
                    <m:t>+</m:t>
                  </m:r>
                </w:ins>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w:ins w:id="199" w:author="冬川 鍾" w:date="2017-09-03T03:16:00Z">
                      <m:r>
                        <w:rPr>
                          <w:rFonts w:ascii="Cambria Math" w:hAnsi="Cambria Math" w:cs="Times New Roman"/>
                          <w:lang w:eastAsia="zh-TW"/>
                        </w:rPr>
                        <m:t>0.13</m:t>
                      </m:r>
                    </w:ins>
                  </m:e>
                </m:func>
              </m:e>
            </m:func>
            <w:ins w:id="200" w:author="冬川 鍾" w:date="2017-09-03T03:15:00Z">
              <m:r>
                <w:rPr>
                  <w:rFonts w:ascii="Cambria Math" w:hAnsi="Cambria Math" w:cs="Times New Roman"/>
                  <w:lang w:eastAsia="zh-TW"/>
                </w:rPr>
                <m:t>)</m:t>
              </m:r>
            </w:ins>
          </m:e>
        </m:func>
      </m:oMath>
      <w:del w:id="201" w:author="冬川 鍾" w:date="2017-09-03T03:16:00Z">
        <w:r w:rsidRPr="00A54453" w:rsidDel="00057A74">
          <w:rPr>
            <w:rFonts w:ascii="Times New Roman" w:hAnsi="Times New Roman" w:cs="Times New Roman"/>
            <w:lang w:eastAsia="zh-TW"/>
          </w:rPr>
          <w:delText>exp(log(100) + log(0.13)</w:delText>
        </w:r>
      </w:del>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del w:id="202" w:author="冬川 鍾" w:date="2017-09-03T03:16:00Z">
        <w:r w:rsidRPr="00A54453" w:rsidDel="00057A74">
          <w:rPr>
            <w:rFonts w:ascii="Times New Roman" w:hAnsi="Times New Roman" w:cs="Times New Roman"/>
            <w:lang w:eastAsia="zh-TW"/>
          </w:rPr>
          <w:delText xml:space="preserve">675 </w:delText>
        </w:r>
      </w:del>
      <w:ins w:id="203" w:author="冬川 鍾" w:date="2017-09-03T03:16:00Z">
        <w:r w:rsidR="00057A74">
          <w:rPr>
            <w:rFonts w:ascii="Times New Roman" w:hAnsi="Times New Roman" w:cs="Times New Roman"/>
            <w:lang w:eastAsia="zh-TW"/>
          </w:rPr>
          <w:t>XXX</w:t>
        </w:r>
        <w:r w:rsidR="00057A74" w:rsidRPr="00A54453">
          <w:rPr>
            <w:rFonts w:ascii="Times New Roman" w:hAnsi="Times New Roman" w:cs="Times New Roman"/>
            <w:lang w:eastAsia="zh-TW"/>
          </w:rPr>
          <w:t xml:space="preserve"> </w:t>
        </w:r>
      </w:ins>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w:t>
      </w:r>
      <w:del w:id="204"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g to 10,707,208</w:t>
      </w:r>
      <w:del w:id="205" w:author="冬川 鍾" w:date="2017-09-03T03:17:00Z">
        <w:r w:rsidRPr="00A54453" w:rsidDel="00057A74">
          <w:rPr>
            <w:rFonts w:ascii="Times New Roman" w:hAnsi="Times New Roman" w:cs="Times New Roman"/>
            <w:lang w:eastAsia="zh-TW"/>
          </w:rPr>
          <w:delText xml:space="preserve"> </w:delText>
        </w:r>
      </w:del>
      <w:r w:rsidRPr="00A54453">
        <w:rPr>
          <w:rFonts w:ascii="Times New Roman" w:hAnsi="Times New Roman" w:cs="Times New Roman"/>
          <w:lang w:eastAsia="zh-TW"/>
        </w:rPr>
        <w:t xml:space="preserve">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3A0B9F04"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w:t>
      </w:r>
      <w:r>
        <w:rPr>
          <w:rFonts w:ascii="Times New Roman" w:hAnsi="Times New Roman" w:cs="Times New Roman"/>
        </w:rPr>
        <w:lastRenderedPageBreak/>
        <w:t xml:space="preserve">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ins w:id="206" w:author="Microsoft Office 使用者" w:date="2017-09-02T09:46:00Z">
        <w:r w:rsidR="007E0F84">
          <w:rPr>
            <w:rFonts w:ascii="Times New Roman" w:hAnsi="Times New Roman" w:cs="Times New Roman"/>
          </w:rPr>
          <w:t xml:space="preserve"> (see</w:t>
        </w:r>
      </w:ins>
      <w:del w:id="207" w:author="Microsoft Office 使用者" w:date="2017-09-02T09:46:00Z">
        <w:r w:rsidDel="007E0F84">
          <w:rPr>
            <w:rFonts w:ascii="Times New Roman" w:hAnsi="Times New Roman" w:cs="Times New Roman"/>
          </w:rPr>
          <w:delText>.</w:delText>
        </w:r>
      </w:del>
      <w:r>
        <w:rPr>
          <w:rFonts w:ascii="Times New Roman" w:hAnsi="Times New Roman" w:cs="Times New Roman"/>
        </w:rPr>
        <w:t xml:space="preserve"> </w:t>
      </w:r>
      <w:del w:id="208" w:author="Microsoft Office 使用者" w:date="2017-09-02T09:44:00Z">
        <w:r w:rsidRPr="00A54453" w:rsidDel="007E0F84">
          <w:rPr>
            <w:rFonts w:ascii="Times New Roman" w:hAnsi="Times New Roman" w:cs="Times New Roman"/>
          </w:rPr>
          <w:delText xml:space="preserve">Results are shown in </w:delText>
        </w:r>
      </w:del>
      <w:r w:rsidRPr="00A54453">
        <w:rPr>
          <w:rFonts w:ascii="Times New Roman" w:hAnsi="Times New Roman" w:cs="Times New Roman"/>
        </w:rPr>
        <w:t>Figure 4</w:t>
      </w:r>
      <w:ins w:id="209" w:author="Microsoft Office 使用者" w:date="2017-09-02T09:44:00Z">
        <w:r w:rsidR="007E0F84">
          <w:rPr>
            <w:rFonts w:ascii="Times New Roman" w:hAnsi="Times New Roman" w:cs="Times New Roman"/>
          </w:rPr>
          <w:t>)</w:t>
        </w:r>
      </w:ins>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77777777" w:rsidR="001116C0" w:rsidRDefault="001116C0" w:rsidP="001116C0">
      <w:pPr>
        <w:spacing w:line="480" w:lineRule="auto"/>
        <w:rPr>
          <w:rFonts w:ascii="Times New Roman" w:hAnsi="Times New Roman" w:cs="Times New Roman"/>
        </w:rPr>
      </w:pPr>
      <w:r w:rsidRPr="00333E67">
        <w:rPr>
          <w:rFonts w:ascii="Times New Roman" w:hAnsi="Times New Roman" w:cs="Times New Roman"/>
          <w:noProof/>
          <w:lang w:eastAsia="zh-TW"/>
        </w:rPr>
        <w:lastRenderedPageBreak/>
        <w:drawing>
          <wp:inline distT="0" distB="0" distL="0" distR="0" wp14:anchorId="6E05376A" wp14:editId="592BD1DF">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Contour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commentRangeStart w:id="210"/>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commentRangeEnd w:id="210"/>
      <w:r w:rsidR="0017074C">
        <w:rPr>
          <w:rStyle w:val="a6"/>
        </w:rPr>
        <w:commentReference w:id="210"/>
      </w:r>
    </w:p>
    <w:p w14:paraId="4D475B4F" w14:textId="77777777" w:rsidR="001116C0" w:rsidRDefault="001116C0" w:rsidP="001116C0">
      <w:pPr>
        <w:spacing w:line="480" w:lineRule="auto"/>
        <w:rPr>
          <w:rFonts w:ascii="Times New Roman" w:hAnsi="Times New Roman" w:cs="Times New Roman"/>
        </w:rPr>
      </w:pPr>
    </w:p>
    <w:p w14:paraId="4586D33F" w14:textId="59E1B184"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t>
      </w:r>
      <w:del w:id="211" w:author="Microsoft Office 使用者" w:date="2017-09-02T09:50:00Z">
        <w:r w:rsidDel="005D3BCE">
          <w:rPr>
            <w:rFonts w:ascii="Times New Roman" w:hAnsi="Times New Roman" w:cs="Times New Roman"/>
          </w:rPr>
          <w:delText xml:space="preserve"> </w:delText>
        </w:r>
      </w:del>
      <w:r>
        <w:rPr>
          <w:rFonts w:ascii="Times New Roman" w:hAnsi="Times New Roman" w:cs="Times New Roman"/>
        </w:rPr>
        <w:t>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ins w:id="212" w:author="冬川 鍾" w:date="2017-09-03T03:20:00Z">
        <w:r w:rsidR="00203996">
          <w:rPr>
            <w:rFonts w:ascii="Times New Roman" w:hAnsi="Times New Roman" w:cs="Times New Roman"/>
          </w:rPr>
          <w:t>OOO</w:t>
        </w:r>
      </w:ins>
      <w:del w:id="213" w:author="冬川 鍾" w:date="2017-09-03T03:20:00Z">
        <w:r w:rsidDel="0017074C">
          <w:rPr>
            <w:rFonts w:ascii="Times New Roman" w:hAnsi="Times New Roman" w:cs="Times New Roman"/>
          </w:rPr>
          <w:delText>0.452</w:delText>
        </w:r>
      </w:del>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as a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constrained to be zero. </w:t>
      </w:r>
      <w:bookmarkStart w:id="214" w:name="_GoBack"/>
      <w:bookmarkEnd w:id="214"/>
      <w:r>
        <w:rPr>
          <w:rFonts w:ascii="Times New Roman" w:hAnsi="Times New Roman" w:cs="Times New Roman"/>
        </w:rPr>
        <w:t xml:space="preserve">There is strong evidence from this model that beta is greater than one (point estimate from best model is 2.358, </w:t>
      </w:r>
      <w:ins w:id="215" w:author="Microsoft Office 使用者" w:date="2017-09-02T09:51:00Z">
        <w:r w:rsidR="005D3BCE">
          <w:rPr>
            <w:rFonts w:ascii="Times New Roman" w:hAnsi="Times New Roman" w:cs="Times New Roman"/>
          </w:rPr>
          <w:t>the 95percent confidence interval (</w:t>
        </w:r>
      </w:ins>
      <w:r>
        <w:rPr>
          <w:rFonts w:ascii="Times New Roman" w:hAnsi="Times New Roman" w:cs="Times New Roman"/>
        </w:rPr>
        <w:t>CI</w:t>
      </w:r>
      <w:ins w:id="216" w:author="Microsoft Office 使用者" w:date="2017-09-02T09:51:00Z">
        <w:r w:rsidR="005D3BCE">
          <w:rPr>
            <w:rFonts w:ascii="Times New Roman" w:hAnsi="Times New Roman" w:cs="Times New Roman"/>
          </w:rPr>
          <w:t>)</w:t>
        </w:r>
      </w:ins>
      <w:r>
        <w:rPr>
          <w:rFonts w:ascii="Times New Roman" w:hAnsi="Times New Roman" w:cs="Times New Roman"/>
        </w:rPr>
        <w:t xml:space="preserve"> is 1.522 to 2.748; model averaged estimate is 2.206), suggesting that </w:t>
      </w:r>
      <w:r>
        <w:rPr>
          <w:rFonts w:ascii="Times New Roman" w:hAnsi="Times New Roman" w:cs="Times New Roman"/>
        </w:rPr>
        <w:lastRenderedPageBreak/>
        <w:t xml:space="preserve">hybrid species have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0.636; from measurement error, there is an additional 0.344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77777777" w:rsidR="001116C0" w:rsidRDefault="001116C0" w:rsidP="001116C0">
      <w:pPr>
        <w:spacing w:line="480" w:lineRule="auto"/>
        <w:rPr>
          <w:rFonts w:ascii="Times New Roman" w:hAnsi="Times New Roman" w:cs="Times New Roman"/>
        </w:rPr>
      </w:pPr>
      <w:commentRangeStart w:id="217"/>
      <w:r w:rsidRPr="00333E67">
        <w:rPr>
          <w:rFonts w:ascii="Times New Roman" w:hAnsi="Times New Roman" w:cs="Times New Roman"/>
          <w:noProof/>
          <w:lang w:eastAsia="zh-TW"/>
        </w:rPr>
        <w:drawing>
          <wp:inline distT="0" distB="0" distL="0" distR="0" wp14:anchorId="011F354D" wp14:editId="254C83EC">
            <wp:extent cx="5943600" cy="1744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piricalResul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commentRangeEnd w:id="217"/>
      <w:r w:rsidR="00545EE2">
        <w:rPr>
          <w:rStyle w:val="a6"/>
        </w:rPr>
        <w:commentReference w:id="217"/>
      </w:r>
    </w:p>
    <w:p w14:paraId="4A9F5C28" w14:textId="77777777" w:rsidR="001116C0" w:rsidRDefault="001116C0" w:rsidP="001116C0">
      <w:pPr>
        <w:spacing w:line="480" w:lineRule="auto"/>
        <w:rPr>
          <w:rFonts w:ascii="Times New Roman" w:hAnsi="Times New Roman" w:cs="Times New Roman"/>
        </w:rPr>
      </w:pPr>
    </w:p>
    <w:p w14:paraId="5E9F4558" w14:textId="2A68BE77"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w:del w:id="218" w:author="冬川 鍾" w:date="2017-09-03T03:21:00Z">
        <m:oMath>
          <m:r>
            <w:rPr>
              <w:rFonts w:ascii="Cambria Math" w:hAnsi="Cambria Math" w:cs="Times New Roman"/>
            </w:rPr>
            <m:t>w=</m:t>
          </m:r>
        </m:oMath>
      </w:del>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w:t>
      </w:r>
      <w:ins w:id="219" w:author="Microsoft Office 使用者" w:date="2017-09-02T09:53:00Z">
        <w:r w:rsidR="00545EE2">
          <w:rPr>
            <w:rFonts w:ascii="Times New Roman" w:hAnsi="Times New Roman" w:cs="Times New Roman"/>
            <w:lang w:eastAsia="zh-TW"/>
          </w:rPr>
          <w:t xml:space="preserve">Pen is the penalty defined by </w:t>
        </w:r>
      </w:ins>
      <w:ins w:id="220" w:author="Microsoft Office 使用者" w:date="2017-09-02T09:54:00Z">
        <w:r w:rsidR="00545EE2">
          <w:rPr>
            <w:rFonts w:ascii="Times New Roman" w:hAnsi="Times New Roman" w:cs="Times New Roman"/>
          </w:rPr>
          <w:t>10 log likelihood units plus the Euclidean distance between the original and adjusted matrices</w:t>
        </w:r>
      </w:ins>
      <w:ins w:id="221" w:author="Microsoft Office 使用者" w:date="2017-09-02T09:53:00Z">
        <w:r w:rsidR="00545EE2">
          <w:rPr>
            <w:rFonts w:ascii="Times New Roman" w:hAnsi="Times New Roman" w:cs="Times New Roman"/>
            <w:lang w:eastAsia="zh-TW"/>
          </w:rPr>
          <w:t xml:space="preserve">. </w:t>
        </w:r>
      </w:ins>
      <w:r>
        <w:rPr>
          <w:rFonts w:ascii="Times New Roman" w:hAnsi="Times New Roman" w:cs="Times New Roman"/>
          <w:lang w:eastAsia="zh-TW"/>
        </w:rPr>
        <w:t xml:space="preserve">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lastRenderedPageBreak/>
        <w:t>The model</w:t>
      </w:r>
      <w:r>
        <w:rPr>
          <w:rFonts w:ascii="Times New Roman" w:hAnsi="Times New Roman" w:cs="Times New Roman"/>
        </w:rPr>
        <w:t xml:space="preserve"> </w:t>
      </w:r>
      <w:r w:rsidRPr="00A54453">
        <w:rPr>
          <w:rFonts w:ascii="Times New Roman" w:hAnsi="Times New Roman" w:cs="Times New Roman"/>
        </w:rPr>
        <w:t xml:space="preserve">averaged </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1F342081" w14:textId="77777777" w:rsidR="001116C0" w:rsidRDefault="001116C0" w:rsidP="001116C0">
      <w:pPr>
        <w:spacing w:line="480" w:lineRule="auto"/>
        <w:ind w:right="396"/>
        <w:rPr>
          <w:rFonts w:ascii="Times New Roman" w:hAnsi="Times New Roman" w:cs="Times New Roman"/>
        </w:rPr>
      </w:pPr>
    </w:p>
    <w:p w14:paraId="2DCFBF0B" w14:textId="77777777" w:rsidR="001116C0" w:rsidRDefault="001116C0" w:rsidP="001116C0">
      <w:pPr>
        <w:spacing w:line="480" w:lineRule="auto"/>
        <w:ind w:right="396"/>
        <w:rPr>
          <w:rFonts w:ascii="Times New Roman" w:eastAsia="標楷體" w:hAnsi="Times New Roman" w:cs="Times New Roman"/>
          <w:lang w:eastAsia="zh-TW"/>
        </w:rPr>
      </w:pPr>
      <w:commentRangeStart w:id="222"/>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6E68490D" w14:textId="77777777" w:rsidR="001116C0" w:rsidDel="00E53089" w:rsidRDefault="001116C0">
      <w:pPr>
        <w:spacing w:line="480" w:lineRule="auto"/>
        <w:ind w:right="396"/>
        <w:rPr>
          <w:del w:id="223" w:author="Microsoft Office 使用者" w:date="2017-09-02T10:03:00Z"/>
          <w:rFonts w:ascii="Times New Roman" w:eastAsia="標楷體" w:hAnsi="Times New Roman" w:cs="Times New Roman"/>
          <w:lang w:eastAsia="zh-TW"/>
        </w:rPr>
        <w:pPrChange w:id="224" w:author="Microsoft Office 使用者" w:date="2017-09-02T10:03:00Z">
          <w:pPr>
            <w:spacing w:line="480" w:lineRule="auto"/>
            <w:outlineLvl w:val="0"/>
          </w:pPr>
        </w:pPrChange>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ive confidence inter</w:t>
      </w:r>
      <w:commentRangeEnd w:id="222"/>
      <w:r>
        <w:rPr>
          <w:rStyle w:val="a6"/>
        </w:rPr>
        <w:commentReference w:id="222"/>
      </w:r>
      <w:r>
        <w:rPr>
          <w:rFonts w:ascii="Times New Roman" w:eastAsia="標楷體" w:hAnsi="Times New Roman" w:cs="Times New Roman"/>
          <w:lang w:eastAsia="zh-TW"/>
        </w:rPr>
        <w:t xml:space="preserve">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5678DB5B" w14:textId="77777777" w:rsidR="00E53089" w:rsidRDefault="00E53089" w:rsidP="001116C0">
      <w:pPr>
        <w:spacing w:line="480" w:lineRule="auto"/>
        <w:ind w:right="396"/>
        <w:rPr>
          <w:ins w:id="225" w:author="冬川 鍾" w:date="2017-09-03T03:21:00Z"/>
          <w:rFonts w:ascii="Times New Roman" w:eastAsia="標楷體" w:hAnsi="Times New Roman" w:cs="Times New Roman"/>
          <w:lang w:eastAsia="zh-TW"/>
        </w:rPr>
      </w:pPr>
    </w:p>
    <w:p w14:paraId="6A504B08" w14:textId="77777777" w:rsidR="00E53089" w:rsidRPr="00A54453" w:rsidRDefault="00E53089" w:rsidP="001116C0">
      <w:pPr>
        <w:spacing w:line="480" w:lineRule="auto"/>
        <w:ind w:right="396"/>
        <w:rPr>
          <w:ins w:id="226" w:author="冬川 鍾" w:date="2017-09-03T03:21:00Z"/>
          <w:rFonts w:ascii="Times New Roman" w:eastAsia="標楷體" w:hAnsi="Times New Roman" w:cs="Times New Roman"/>
          <w:lang w:eastAsia="zh-TW"/>
        </w:rPr>
      </w:pPr>
    </w:p>
    <w:p w14:paraId="31C76ABD" w14:textId="77777777" w:rsidR="001116C0" w:rsidRPr="00A54453" w:rsidDel="00F91D72" w:rsidRDefault="001116C0" w:rsidP="001116C0">
      <w:pPr>
        <w:spacing w:line="480" w:lineRule="auto"/>
        <w:rPr>
          <w:del w:id="227" w:author="Microsoft Office 使用者" w:date="2017-09-02T10:03:00Z"/>
          <w:rFonts w:ascii="Times New Roman" w:hAnsi="Times New Roman" w:cs="Times New Roman"/>
          <w:lang w:eastAsia="zh-TW"/>
        </w:rPr>
      </w:pPr>
    </w:p>
    <w:p w14:paraId="4A56A79B" w14:textId="77777777" w:rsidR="001116C0" w:rsidDel="00F91D72" w:rsidRDefault="001116C0" w:rsidP="001116C0">
      <w:pPr>
        <w:spacing w:line="480" w:lineRule="auto"/>
        <w:outlineLvl w:val="0"/>
        <w:rPr>
          <w:del w:id="228" w:author="Microsoft Office 使用者" w:date="2017-09-02T10:03:00Z"/>
          <w:rFonts w:ascii="Times New Roman" w:hAnsi="Times New Roman" w:cs="Times New Roman"/>
          <w:i/>
          <w:lang w:eastAsia="zh-TW"/>
        </w:rPr>
      </w:pPr>
    </w:p>
    <w:p w14:paraId="7968C211" w14:textId="77777777" w:rsidR="001116C0" w:rsidDel="00F91D72" w:rsidRDefault="001116C0" w:rsidP="001116C0">
      <w:pPr>
        <w:spacing w:line="480" w:lineRule="auto"/>
        <w:outlineLvl w:val="0"/>
        <w:rPr>
          <w:del w:id="229" w:author="Microsoft Office 使用者" w:date="2017-09-02T10:03:00Z"/>
          <w:rFonts w:ascii="Times New Roman" w:hAnsi="Times New Roman" w:cs="Times New Roman"/>
          <w:i/>
          <w:lang w:eastAsia="zh-TW"/>
        </w:rPr>
      </w:pPr>
    </w:p>
    <w:p w14:paraId="42EA016F" w14:textId="77777777" w:rsidR="001116C0" w:rsidRPr="00A54453" w:rsidRDefault="001116C0">
      <w:pPr>
        <w:spacing w:line="480" w:lineRule="auto"/>
        <w:ind w:right="396"/>
        <w:rPr>
          <w:rFonts w:ascii="Times New Roman" w:hAnsi="Times New Roman" w:cs="Times New Roman"/>
          <w:i/>
          <w:lang w:eastAsia="zh-TW"/>
        </w:rPr>
        <w:pPrChange w:id="230" w:author="Microsoft Office 使用者" w:date="2017-09-02T10:03:00Z">
          <w:pPr>
            <w:spacing w:line="480" w:lineRule="auto"/>
            <w:outlineLvl w:val="0"/>
          </w:pPr>
        </w:pPrChange>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lastRenderedPageBreak/>
        <w:t>D</w:t>
      </w:r>
      <w:r w:rsidRPr="00A54453">
        <w:rPr>
          <w:rFonts w:ascii="Times New Roman" w:hAnsi="Times New Roman" w:cs="Times New Roman"/>
          <w:b/>
          <w:sz w:val="20"/>
          <w:szCs w:val="20"/>
          <w:lang w:eastAsia="zh-TW"/>
        </w:rPr>
        <w:t>ISCUSSION</w:t>
      </w:r>
    </w:p>
    <w:p w14:paraId="5F83BF1F" w14:textId="2D24BA59"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del w:id="231" w:author="Microsoft Office 使用者" w:date="2017-09-02T09:55:00Z">
        <w:r w:rsidDel="007D7E70">
          <w:rPr>
            <w:rFonts w:ascii="Times New Roman" w:hAnsi="Times New Roman" w:cs="Times New Roman"/>
          </w:rPr>
          <w:delText xml:space="preserve"> can</w:delText>
        </w:r>
      </w:del>
      <w:del w:id="232" w:author="Microsoft Office 使用者" w:date="2017-09-02T09:56:00Z">
        <w:r w:rsidDel="007D7E70">
          <w:rPr>
            <w:rFonts w:ascii="Times New Roman" w:hAnsi="Times New Roman" w:cs="Times New Roman"/>
          </w:rPr>
          <w:delText xml:space="preserve"> now</w:delText>
        </w:r>
      </w:del>
      <w:ins w:id="233" w:author="Microsoft Office 使用者" w:date="2017-09-02T09:55:00Z">
        <w:r w:rsidR="007D7E70">
          <w:rPr>
            <w:rFonts w:ascii="Times New Roman" w:hAnsi="Times New Roman" w:cs="Times New Roman"/>
          </w:rPr>
          <w:t xml:space="preserve"> make attempt to</w:t>
        </w:r>
      </w:ins>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w:del w:id="234" w:author="冬川 鍾" w:date="2017-09-03T03:21:00Z">
        <w:r w:rsidRPr="00410BA7" w:rsidDel="00E53089">
          <w:rPr>
            <w:rFonts w:ascii="Times New Roman" w:hAnsi="Times New Roman" w:cs="Times New Roman"/>
            <w:lang w:eastAsia="zh-TW"/>
          </w:rPr>
          <w:delText xml:space="preserve"> </w:delText>
        </w:r>
      </w:del>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del w:id="235" w:author="冬川 鍾" w:date="2017-09-03T03:21:00Z">
        <w:r w:rsidRPr="00410BA7" w:rsidDel="00E53089">
          <w:rPr>
            <w:rFonts w:ascii="Times New Roman" w:hAnsi="Times New Roman" w:cs="Times New Roman"/>
            <w:lang w:eastAsia="zh-TW"/>
          </w:rPr>
          <w:delText xml:space="preserve"> </w:delText>
        </w:r>
      </w:del>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w:t>
      </w:r>
      <w:commentRangeStart w:id="236"/>
      <w:r w:rsidRPr="00410BA7">
        <w:rPr>
          <w:rFonts w:ascii="Times New Roman" w:hAnsi="Times New Roman" w:cs="Times New Roman"/>
          <w:lang w:eastAsia="zh-TW"/>
        </w:rPr>
        <w:t>It performs surprisingly poorly</w:t>
      </w:r>
      <w:commentRangeEnd w:id="236"/>
      <w:r w:rsidR="00E53089">
        <w:rPr>
          <w:rStyle w:val="a6"/>
        </w:rPr>
        <w:commentReference w:id="236"/>
      </w:r>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ins w:id="237"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 xml:space="preserve">1) the feasibility of running a model given a network and </w:t>
      </w:r>
      <w:ins w:id="238" w:author="Microsoft Office 使用者" w:date="2017-09-02T10:03:00Z">
        <w:r w:rsidR="001A37F4">
          <w:rPr>
            <w:rFonts w:ascii="Times New Roman" w:hAnsi="Times New Roman" w:cs="Times New Roman"/>
            <w:lang w:eastAsia="zh-TW"/>
          </w:rPr>
          <w:t>(</w:t>
        </w:r>
      </w:ins>
      <w:r>
        <w:rPr>
          <w:rFonts w:ascii="Times New Roman" w:hAnsi="Times New Roman" w:cs="Times New Roman"/>
          <w:lang w:eastAsia="zh-TW"/>
        </w:rPr>
        <w:t>2) quite extensive measurement uncertainty in the body length measurements. This latter could reflect real measurement uncertainty (fish have indeterminate growth (</w:t>
      </w:r>
      <w:proofErr w:type="spellStart"/>
      <w:r>
        <w:rPr>
          <w:rFonts w:ascii="Times New Roman" w:hAnsi="Times New Roman" w:cs="Times New Roman"/>
          <w:lang w:eastAsia="zh-TW"/>
        </w:rPr>
        <w:t>Dutta</w:t>
      </w:r>
      <w:proofErr w:type="spellEnd"/>
      <w:r>
        <w:rPr>
          <w:rFonts w:ascii="Times New Roman" w:hAnsi="Times New Roman" w:cs="Times New Roman"/>
          <w:lang w:eastAsia="zh-TW"/>
        </w:rPr>
        <w:t xml:space="preserve">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ins w:id="239" w:author="Microsoft Office 使用者" w:date="2017-09-02T10:04:00Z"/>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69A4CD97" w14:textId="77777777" w:rsidR="001116C0" w:rsidDel="00E53089" w:rsidRDefault="001116C0" w:rsidP="001116C0">
      <w:pPr>
        <w:spacing w:line="480" w:lineRule="auto"/>
        <w:rPr>
          <w:del w:id="240" w:author="冬川 鍾" w:date="2017-09-03T03:23:00Z"/>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72700DB2" w14:textId="77777777" w:rsidR="001116C0" w:rsidDel="001A37F4" w:rsidRDefault="001116C0">
      <w:pPr>
        <w:spacing w:line="480" w:lineRule="auto"/>
        <w:rPr>
          <w:del w:id="241" w:author="Microsoft Office 使用者" w:date="2017-09-02T10:05:00Z"/>
          <w:rFonts w:ascii="Times New Roman" w:hAnsi="Times New Roman" w:cs="Times New Roman"/>
          <w:lang w:eastAsia="zh-TW"/>
        </w:rPr>
        <w:pPrChange w:id="242" w:author="Microsoft Office 使用者" w:date="2017-09-02T10:05:00Z">
          <w:pPr>
            <w:spacing w:line="480" w:lineRule="auto"/>
            <w:jc w:val="center"/>
          </w:pPr>
        </w:pPrChange>
      </w:pPr>
    </w:p>
    <w:p w14:paraId="08FE618C" w14:textId="77777777" w:rsidR="001A37F4" w:rsidRDefault="001A37F4" w:rsidP="001116C0">
      <w:pPr>
        <w:spacing w:line="480" w:lineRule="auto"/>
        <w:rPr>
          <w:ins w:id="243" w:author="Microsoft Office 使用者" w:date="2017-09-02T10:05:00Z"/>
          <w:rFonts w:ascii="Times New Roman" w:hAnsi="Times New Roman" w:cs="Times New Roman"/>
          <w:lang w:eastAsia="zh-TW"/>
        </w:rPr>
      </w:pPr>
    </w:p>
    <w:p w14:paraId="4FCA4F76" w14:textId="77777777" w:rsidR="001116C0" w:rsidRDefault="001116C0">
      <w:pPr>
        <w:spacing w:line="480" w:lineRule="auto"/>
        <w:rPr>
          <w:rFonts w:ascii="Times New Roman" w:hAnsi="Times New Roman" w:cs="Times New Roman"/>
          <w:lang w:eastAsia="zh-TW"/>
        </w:rPr>
        <w:pPrChange w:id="244" w:author="Microsoft Office 使用者" w:date="2017-09-02T10:05:00Z">
          <w:pPr>
            <w:spacing w:line="480" w:lineRule="auto"/>
            <w:jc w:val="center"/>
          </w:pPr>
        </w:pPrChange>
      </w:pPr>
      <w:r>
        <w:rPr>
          <w:rFonts w:ascii="Times New Roman" w:hAnsi="Times New Roman" w:cs="Times New Roman"/>
          <w:lang w:eastAsia="zh-TW"/>
        </w:rPr>
        <w:lastRenderedPageBreak/>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commentRangeStart w:id="245"/>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45"/>
      <w:r>
        <w:rPr>
          <w:rStyle w:val="a6"/>
        </w:rPr>
        <w:commentReference w:id="245"/>
      </w:r>
      <w:r>
        <w:rPr>
          <w:rFonts w:ascii="Times New Roman" w:hAnsi="Times New Roman" w:cs="Times New Roman"/>
          <w:lang w:eastAsia="zh-TW"/>
        </w:rPr>
        <w:t>-Lemus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Solís-Lemus</w:t>
      </w:r>
      <w:proofErr w:type="spellEnd"/>
      <w:r>
        <w:rPr>
          <w:rFonts w:ascii="Times New Roman" w:hAnsi="Times New Roman" w:cs="Times New Roman"/>
          <w:lang w:eastAsia="zh-TW"/>
        </w:rPr>
        <w:t xml:space="preserve">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w:t>
      </w:r>
      <w:r>
        <w:rPr>
          <w:rStyle w:val="a6"/>
        </w:rPr>
        <w:commentReference w:id="246"/>
      </w:r>
      <w:r>
        <w:rPr>
          <w:rFonts w:ascii="Times New Roman" w:hAnsi="Times New Roman" w:cs="Times New Roman"/>
          <w:lang w:eastAsia="zh-TW"/>
        </w:rPr>
        <w:t xml:space="preserve">.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70723FAF" w14:textId="77777777" w:rsidR="001116C0" w:rsidDel="00E53089" w:rsidRDefault="001116C0" w:rsidP="001116C0">
      <w:pPr>
        <w:spacing w:line="480" w:lineRule="auto"/>
        <w:rPr>
          <w:del w:id="247" w:author="冬川 鍾" w:date="2017-09-03T03:24:00Z"/>
          <w:rFonts w:ascii="Times New Roman" w:hAnsi="Times New Roman" w:cs="Times New Roman"/>
          <w:lang w:eastAsia="zh-TW"/>
        </w:rPr>
      </w:pPr>
    </w:p>
    <w:p w14:paraId="6A02065F" w14:textId="77777777" w:rsidR="001116C0" w:rsidDel="00E53089" w:rsidRDefault="001116C0" w:rsidP="001116C0">
      <w:pPr>
        <w:spacing w:line="480" w:lineRule="auto"/>
        <w:rPr>
          <w:ins w:id="248" w:author="Microsoft Office 使用者" w:date="2017-09-02T10:06:00Z"/>
          <w:del w:id="249" w:author="冬川 鍾" w:date="2017-09-03T03:24:00Z"/>
          <w:rFonts w:ascii="Times New Roman" w:hAnsi="Times New Roman" w:cs="Times New Roman"/>
          <w:lang w:eastAsia="zh-TW"/>
        </w:rPr>
      </w:pPr>
    </w:p>
    <w:p w14:paraId="3F52E24D" w14:textId="77777777" w:rsidR="0056660D" w:rsidDel="00E53089" w:rsidRDefault="0056660D" w:rsidP="001116C0">
      <w:pPr>
        <w:spacing w:line="480" w:lineRule="auto"/>
        <w:rPr>
          <w:ins w:id="250" w:author="Microsoft Office 使用者" w:date="2017-09-02T10:06:00Z"/>
          <w:del w:id="251" w:author="冬川 鍾" w:date="2017-09-03T03:24:00Z"/>
          <w:rFonts w:ascii="Times New Roman" w:hAnsi="Times New Roman" w:cs="Times New Roman"/>
          <w:lang w:eastAsia="zh-TW"/>
        </w:rPr>
      </w:pPr>
    </w:p>
    <w:p w14:paraId="73E5730B" w14:textId="77777777" w:rsidR="0056660D" w:rsidDel="00E53089" w:rsidRDefault="0056660D" w:rsidP="001116C0">
      <w:pPr>
        <w:spacing w:line="480" w:lineRule="auto"/>
        <w:rPr>
          <w:ins w:id="252" w:author="Microsoft Office 使用者" w:date="2017-09-02T10:06:00Z"/>
          <w:del w:id="253" w:author="冬川 鍾" w:date="2017-09-03T03:24:00Z"/>
          <w:rFonts w:ascii="Times New Roman" w:hAnsi="Times New Roman" w:cs="Times New Roman"/>
          <w:lang w:eastAsia="zh-TW"/>
        </w:rPr>
      </w:pP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 xml:space="preserve">also thank the National Institute for Biological and Mathematical </w:t>
      </w:r>
      <w:r>
        <w:rPr>
          <w:rFonts w:ascii="Times New Roman" w:hAnsi="Times New Roman" w:cs="Times New Roman"/>
          <w:lang w:eastAsia="zh-TW"/>
        </w:rPr>
        <w:lastRenderedPageBreak/>
        <w:t>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1D547DA3" w14:textId="5308F08B" w:rsidR="0056660D" w:rsidDel="0056660D" w:rsidRDefault="00275104" w:rsidP="0056660D">
      <w:pPr>
        <w:spacing w:line="480" w:lineRule="auto"/>
        <w:ind w:left="360" w:hanging="360"/>
        <w:outlineLvl w:val="0"/>
        <w:rPr>
          <w:del w:id="254" w:author="Microsoft Office 使用者" w:date="2017-09-02T10:06:00Z"/>
          <w:rFonts w:ascii="Times New Roman" w:hAnsi="Times New Roman" w:cs="Times New Roman"/>
        </w:rPr>
      </w:pPr>
      <w:del w:id="255" w:author="Microsoft Office 使用者" w:date="2017-09-02T10:06:00Z">
        <w:r w:rsidRPr="00275104" w:rsidDel="0056660D">
          <w:rPr>
            <w:rFonts w:ascii="Times New Roman" w:hAnsi="Times New Roman" w:cs="Times New Roman"/>
          </w:rPr>
          <w:delText>A</w:delText>
        </w:r>
      </w:del>
      <w:moveToRangeStart w:id="256" w:author="Microsoft Office 使用者" w:date="2017-09-02T10:06:00Z" w:name="move492110139"/>
      <w:proofErr w:type="spellStart"/>
      <w:moveTo w:id="257" w:author="Microsoft Office 使用者" w:date="2017-09-02T10:06:00Z">
        <w:r w:rsidR="0056660D" w:rsidRPr="00227EE6">
          <w:rPr>
            <w:rFonts w:ascii="Times New Roman" w:hAnsi="Times New Roman" w:cs="Times New Roman"/>
          </w:rPr>
          <w:t>Ainouche</w:t>
        </w:r>
        <w:proofErr w:type="spellEnd"/>
        <w:r w:rsidR="0056660D" w:rsidRPr="00227EE6">
          <w:rPr>
            <w:rFonts w:ascii="Times New Roman" w:hAnsi="Times New Roman" w:cs="Times New Roman"/>
          </w:rPr>
          <w:t xml:space="preserve"> M.L.</w:t>
        </w:r>
        <w:r w:rsidR="0056660D">
          <w:rPr>
            <w:rFonts w:ascii="Times New Roman" w:hAnsi="Times New Roman" w:cs="Times New Roman"/>
          </w:rPr>
          <w:t>,</w:t>
        </w:r>
        <w:r w:rsidR="0056660D" w:rsidRPr="00227EE6">
          <w:rPr>
            <w:rFonts w:ascii="Times New Roman" w:hAnsi="Times New Roman" w:cs="Times New Roman"/>
          </w:rPr>
          <w:t xml:space="preserve"> Fortune P.M.</w:t>
        </w:r>
        <w:r w:rsidR="0056660D">
          <w:rPr>
            <w:rFonts w:ascii="Times New Roman" w:hAnsi="Times New Roman" w:cs="Times New Roman"/>
          </w:rPr>
          <w:t>,</w:t>
        </w:r>
        <w:r w:rsidR="0056660D" w:rsidRPr="00227EE6">
          <w:rPr>
            <w:rFonts w:ascii="Times New Roman" w:hAnsi="Times New Roman" w:cs="Times New Roman"/>
          </w:rPr>
          <w:t xml:space="preserve"> Salmon 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Parisod</w:t>
        </w:r>
        <w:proofErr w:type="spellEnd"/>
        <w:r w:rsidR="0056660D" w:rsidRPr="00227EE6">
          <w:rPr>
            <w:rFonts w:ascii="Times New Roman" w:hAnsi="Times New Roman" w:cs="Times New Roman"/>
          </w:rPr>
          <w:t xml:space="preserve"> C.</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Grandbastien</w:t>
        </w:r>
        <w:proofErr w:type="spellEnd"/>
        <w:r w:rsidR="0056660D" w:rsidRPr="00227EE6">
          <w:rPr>
            <w:rFonts w:ascii="Times New Roman" w:hAnsi="Times New Roman" w:cs="Times New Roman"/>
          </w:rPr>
          <w:t xml:space="preserve"> M.-A.</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Fukunaga</w:t>
        </w:r>
        <w:proofErr w:type="spellEnd"/>
        <w:r w:rsidR="0056660D" w:rsidRPr="00227EE6">
          <w:rPr>
            <w:rFonts w:ascii="Times New Roman" w:hAnsi="Times New Roman" w:cs="Times New Roman"/>
          </w:rPr>
          <w:t>, K.</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Ricou</w:t>
        </w:r>
        <w:proofErr w:type="spellEnd"/>
        <w:r w:rsidR="0056660D" w:rsidRPr="00227EE6">
          <w:rPr>
            <w:rFonts w:ascii="Times New Roman" w:hAnsi="Times New Roman" w:cs="Times New Roman"/>
          </w:rPr>
          <w:t xml:space="preserve"> M.</w:t>
        </w:r>
        <w:r w:rsidR="0056660D">
          <w:rPr>
            <w:rFonts w:ascii="Times New Roman" w:hAnsi="Times New Roman" w:cs="Times New Roman"/>
          </w:rPr>
          <w:t>,</w:t>
        </w:r>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Misset</w:t>
        </w:r>
        <w:proofErr w:type="spellEnd"/>
        <w:r w:rsidR="0056660D" w:rsidRPr="00227EE6">
          <w:rPr>
            <w:rFonts w:ascii="Times New Roman" w:hAnsi="Times New Roman" w:cs="Times New Roman"/>
          </w:rPr>
          <w:t xml:space="preserve"> M.-T. 2008. </w:t>
        </w:r>
        <w:r w:rsidR="0056660D">
          <w:rPr>
            <w:rFonts w:ascii="Times New Roman" w:hAnsi="Times New Roman" w:cs="Times New Roman"/>
          </w:rPr>
          <w:t xml:space="preserve"> </w:t>
        </w:r>
        <w:r w:rsidR="0056660D" w:rsidRPr="00227EE6">
          <w:rPr>
            <w:rFonts w:ascii="Times New Roman" w:hAnsi="Times New Roman" w:cs="Times New Roman"/>
          </w:rPr>
          <w:t xml:space="preserve">Hybridization, polyploidy and invasion: Lessons from </w:t>
        </w:r>
        <w:proofErr w:type="spellStart"/>
        <w:r w:rsidR="0056660D" w:rsidRPr="00227EE6">
          <w:rPr>
            <w:rFonts w:ascii="Times New Roman" w:hAnsi="Times New Roman" w:cs="Times New Roman"/>
          </w:rPr>
          <w:t>Spartina</w:t>
        </w:r>
        <w:proofErr w:type="spellEnd"/>
        <w:r w:rsidR="0056660D" w:rsidRPr="00227EE6">
          <w:rPr>
            <w:rFonts w:ascii="Times New Roman" w:hAnsi="Times New Roman" w:cs="Times New Roman"/>
          </w:rPr>
          <w:t xml:space="preserve"> (</w:t>
        </w:r>
        <w:proofErr w:type="spellStart"/>
        <w:r w:rsidR="0056660D" w:rsidRPr="00227EE6">
          <w:rPr>
            <w:rFonts w:ascii="Times New Roman" w:hAnsi="Times New Roman" w:cs="Times New Roman"/>
          </w:rPr>
          <w:t>Poaceae</w:t>
        </w:r>
        <w:proofErr w:type="spellEnd"/>
        <w:r w:rsidR="0056660D" w:rsidRPr="00227EE6">
          <w:rPr>
            <w:rFonts w:ascii="Times New Roman" w:hAnsi="Times New Roman" w:cs="Times New Roman"/>
          </w:rPr>
          <w:t>). Biological Invasions 11: 1159</w:t>
        </w:r>
        <w:r w:rsidR="0056660D">
          <w:rPr>
            <w:rFonts w:ascii="Times New Roman" w:hAnsi="Times New Roman" w:cs="Times New Roman"/>
          </w:rPr>
          <w:t>-</w:t>
        </w:r>
        <w:r w:rsidR="0056660D" w:rsidRPr="00227EE6">
          <w:rPr>
            <w:rFonts w:ascii="Times New Roman" w:hAnsi="Times New Roman" w:cs="Times New Roman"/>
          </w:rPr>
          <w:t>73.</w:t>
        </w:r>
      </w:moveTo>
    </w:p>
    <w:moveToRangeEnd w:id="256"/>
    <w:p w14:paraId="24DABE34" w14:textId="77777777" w:rsidR="0056660D" w:rsidRDefault="0056660D" w:rsidP="0056660D">
      <w:pPr>
        <w:spacing w:line="480" w:lineRule="auto"/>
        <w:ind w:left="360" w:hanging="360"/>
        <w:outlineLvl w:val="0"/>
        <w:rPr>
          <w:ins w:id="258" w:author="Microsoft Office 使用者" w:date="2017-09-02T10:06:00Z"/>
          <w:rFonts w:ascii="Times New Roman" w:hAnsi="Times New Roman" w:cs="Times New Roman"/>
        </w:rPr>
      </w:pPr>
    </w:p>
    <w:p w14:paraId="0A6AC511" w14:textId="5FFBAB11" w:rsidR="00275104" w:rsidDel="00E53089" w:rsidRDefault="0056660D" w:rsidP="001116C0">
      <w:pPr>
        <w:spacing w:line="480" w:lineRule="auto"/>
        <w:ind w:left="360" w:hanging="360"/>
        <w:outlineLvl w:val="0"/>
        <w:rPr>
          <w:del w:id="259" w:author="冬川 鍾" w:date="2017-09-03T03:25:00Z"/>
          <w:rFonts w:ascii="Times New Roman" w:hAnsi="Times New Roman" w:cs="Times New Roman"/>
        </w:rPr>
      </w:pPr>
      <w:proofErr w:type="spellStart"/>
      <w:ins w:id="260" w:author="Microsoft Office 使用者" w:date="2017-09-02T10:06:00Z">
        <w:r>
          <w:rPr>
            <w:rFonts w:ascii="Times New Roman" w:hAnsi="Times New Roman" w:cs="Times New Roman"/>
          </w:rPr>
          <w:t>A</w:t>
        </w:r>
      </w:ins>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xml:space="preserve">, K., Carl, P., Mullen, K.M., Peterson, B.G. </w:t>
      </w:r>
      <w:proofErr w:type="gramStart"/>
      <w:r w:rsidR="00275104" w:rsidRPr="00275104">
        <w:rPr>
          <w:rFonts w:ascii="Times New Roman" w:hAnsi="Times New Roman" w:cs="Times New Roman"/>
        </w:rPr>
        <w:t>2011​.​</w:t>
      </w:r>
      <w:proofErr w:type="gramEnd"/>
      <w:r w:rsidR="00275104" w:rsidRPr="00275104">
        <w:rPr>
          <w:rFonts w:ascii="Times New Roman" w:hAnsi="Times New Roman" w:cs="Times New Roman"/>
        </w:rPr>
        <w:t xml:space="preserve"> Differential Evolution with​ ​DE-</w:t>
      </w:r>
      <w:proofErr w:type="spellStart"/>
      <w:proofErr w:type="gramStart"/>
      <w:r w:rsidR="00275104" w:rsidRPr="00275104">
        <w:rPr>
          <w:rFonts w:ascii="Times New Roman" w:hAnsi="Times New Roman" w:cs="Times New Roman"/>
        </w:rPr>
        <w:t>optim</w:t>
      </w:r>
      <w:proofErr w:type="spellEnd"/>
      <w:r w:rsidR="00275104" w:rsidRPr="00275104">
        <w:rPr>
          <w:rFonts w:ascii="Times New Roman" w:hAnsi="Times New Roman" w:cs="Times New Roman"/>
        </w:rPr>
        <w:t>​:</w:t>
      </w:r>
      <w:proofErr w:type="gramEnd"/>
      <w:r w:rsidR="00275104" w:rsidRPr="00275104">
        <w:rPr>
          <w:rFonts w:ascii="Times New Roman" w:hAnsi="Times New Roman" w:cs="Times New Roman"/>
        </w:rPr>
        <w:t>​ An Application to Non-Convex Portfolio Optimization.​ ​</w:t>
      </w:r>
      <w:proofErr w:type="gramStart"/>
      <w:r w:rsidR="00275104" w:rsidRPr="00275104">
        <w:rPr>
          <w:rFonts w:ascii="Times New Roman" w:hAnsi="Times New Roman" w:cs="Times New Roman"/>
        </w:rPr>
        <w:t>The R Journal, 3(1), 27-34.</w:t>
      </w:r>
      <w:proofErr w:type="gramEnd"/>
    </w:p>
    <w:p w14:paraId="15449836" w14:textId="5F1274D9" w:rsidR="001116C0" w:rsidDel="0056660D" w:rsidRDefault="001116C0">
      <w:pPr>
        <w:spacing w:line="480" w:lineRule="auto"/>
        <w:ind w:left="360" w:hanging="360"/>
        <w:outlineLvl w:val="0"/>
        <w:rPr>
          <w:rFonts w:ascii="Times New Roman" w:hAnsi="Times New Roman" w:cs="Times New Roman"/>
        </w:rPr>
      </w:pPr>
      <w:moveFromRangeStart w:id="261" w:author="Microsoft Office 使用者" w:date="2017-09-02T10:06:00Z" w:name="move492110139"/>
      <w:moveFrom w:id="262" w:author="Microsoft Office 使用者" w:date="2017-09-02T10:06:00Z">
        <w:r w:rsidRPr="00227EE6" w:rsidDel="0056660D">
          <w:rPr>
            <w:rFonts w:ascii="Times New Roman" w:hAnsi="Times New Roman" w:cs="Times New Roman"/>
          </w:rPr>
          <w:t>Ainouche M.L.</w:t>
        </w:r>
        <w:r w:rsidDel="0056660D">
          <w:rPr>
            <w:rFonts w:ascii="Times New Roman" w:hAnsi="Times New Roman" w:cs="Times New Roman"/>
          </w:rPr>
          <w:t>,</w:t>
        </w:r>
        <w:r w:rsidRPr="00227EE6" w:rsidDel="0056660D">
          <w:rPr>
            <w:rFonts w:ascii="Times New Roman" w:hAnsi="Times New Roman" w:cs="Times New Roman"/>
          </w:rPr>
          <w:t xml:space="preserve"> Fortune P.M.</w:t>
        </w:r>
        <w:r w:rsidDel="0056660D">
          <w:rPr>
            <w:rFonts w:ascii="Times New Roman" w:hAnsi="Times New Roman" w:cs="Times New Roman"/>
          </w:rPr>
          <w:t>,</w:t>
        </w:r>
        <w:r w:rsidRPr="00227EE6" w:rsidDel="0056660D">
          <w:rPr>
            <w:rFonts w:ascii="Times New Roman" w:hAnsi="Times New Roman" w:cs="Times New Roman"/>
          </w:rPr>
          <w:t xml:space="preserve"> Salmon A.</w:t>
        </w:r>
        <w:r w:rsidDel="0056660D">
          <w:rPr>
            <w:rFonts w:ascii="Times New Roman" w:hAnsi="Times New Roman" w:cs="Times New Roman"/>
          </w:rPr>
          <w:t>,</w:t>
        </w:r>
        <w:r w:rsidRPr="00227EE6" w:rsidDel="0056660D">
          <w:rPr>
            <w:rFonts w:ascii="Times New Roman" w:hAnsi="Times New Roman" w:cs="Times New Roman"/>
          </w:rPr>
          <w:t xml:space="preserve"> Parisod C.</w:t>
        </w:r>
        <w:r w:rsidDel="0056660D">
          <w:rPr>
            <w:rFonts w:ascii="Times New Roman" w:hAnsi="Times New Roman" w:cs="Times New Roman"/>
          </w:rPr>
          <w:t>,</w:t>
        </w:r>
        <w:r w:rsidRPr="00227EE6" w:rsidDel="0056660D">
          <w:rPr>
            <w:rFonts w:ascii="Times New Roman" w:hAnsi="Times New Roman" w:cs="Times New Roman"/>
          </w:rPr>
          <w:t xml:space="preserve"> Grandbastien M.-A.</w:t>
        </w:r>
        <w:r w:rsidDel="0056660D">
          <w:rPr>
            <w:rFonts w:ascii="Times New Roman" w:hAnsi="Times New Roman" w:cs="Times New Roman"/>
          </w:rPr>
          <w:t>,</w:t>
        </w:r>
        <w:r w:rsidRPr="00227EE6" w:rsidDel="0056660D">
          <w:rPr>
            <w:rFonts w:ascii="Times New Roman" w:hAnsi="Times New Roman" w:cs="Times New Roman"/>
          </w:rPr>
          <w:t xml:space="preserve"> Fukunaga, K.</w:t>
        </w:r>
        <w:r w:rsidDel="0056660D">
          <w:rPr>
            <w:rFonts w:ascii="Times New Roman" w:hAnsi="Times New Roman" w:cs="Times New Roman"/>
          </w:rPr>
          <w:t>,</w:t>
        </w:r>
        <w:r w:rsidRPr="00227EE6" w:rsidDel="0056660D">
          <w:rPr>
            <w:rFonts w:ascii="Times New Roman" w:hAnsi="Times New Roman" w:cs="Times New Roman"/>
          </w:rPr>
          <w:t xml:space="preserve"> Ricou M.</w:t>
        </w:r>
        <w:r w:rsidDel="0056660D">
          <w:rPr>
            <w:rFonts w:ascii="Times New Roman" w:hAnsi="Times New Roman" w:cs="Times New Roman"/>
          </w:rPr>
          <w:t>,</w:t>
        </w:r>
        <w:r w:rsidRPr="00227EE6" w:rsidDel="0056660D">
          <w:rPr>
            <w:rFonts w:ascii="Times New Roman" w:hAnsi="Times New Roman" w:cs="Times New Roman"/>
          </w:rPr>
          <w:t xml:space="preserve"> Misset M.-T. 2008. </w:t>
        </w:r>
        <w:r w:rsidDel="0056660D">
          <w:rPr>
            <w:rFonts w:ascii="Times New Roman" w:hAnsi="Times New Roman" w:cs="Times New Roman"/>
          </w:rPr>
          <w:t xml:space="preserve"> </w:t>
        </w:r>
        <w:r w:rsidRPr="00227EE6" w:rsidDel="0056660D">
          <w:rPr>
            <w:rFonts w:ascii="Times New Roman" w:hAnsi="Times New Roman" w:cs="Times New Roman"/>
          </w:rPr>
          <w:t>Hybridization, polyploidy and invasion: Lessons from Spartina (Poaceae). Biological Invasions 11: 1159</w:t>
        </w:r>
        <w:r w:rsidDel="0056660D">
          <w:rPr>
            <w:rFonts w:ascii="Times New Roman" w:hAnsi="Times New Roman" w:cs="Times New Roman"/>
          </w:rPr>
          <w:t>-</w:t>
        </w:r>
        <w:r w:rsidRPr="00227EE6" w:rsidDel="0056660D">
          <w:rPr>
            <w:rFonts w:ascii="Times New Roman" w:hAnsi="Times New Roman" w:cs="Times New Roman"/>
          </w:rPr>
          <w:t>73.</w:t>
        </w:r>
      </w:moveFrom>
    </w:p>
    <w:moveFromRangeEnd w:id="261"/>
    <w:p w14:paraId="03901993" w14:textId="77777777" w:rsidR="001116C0" w:rsidRDefault="001116C0" w:rsidP="001116C0">
      <w:pPr>
        <w:spacing w:line="480" w:lineRule="auto"/>
        <w:ind w:left="360" w:hanging="360"/>
        <w:outlineLvl w:val="0"/>
        <w:rPr>
          <w:rFonts w:ascii="Times New Roman" w:hAnsi="Times New Roman" w:cs="Times New Roman"/>
        </w:rPr>
      </w:pPr>
      <w:proofErr w:type="gramStart"/>
      <w:r w:rsidRPr="00A54453">
        <w:rPr>
          <w:rFonts w:ascii="Times New Roman" w:hAnsi="Times New Roman" w:cs="Times New Roman"/>
        </w:rPr>
        <w:t xml:space="preserve">Arnold </w:t>
      </w:r>
      <w:r>
        <w:rPr>
          <w:rFonts w:ascii="Times New Roman" w:hAnsi="Times New Roman" w:cs="Times New Roman"/>
        </w:rPr>
        <w:t>M.L. 1996</w:t>
      </w:r>
      <w:r w:rsidRPr="00A54453">
        <w:rPr>
          <w:rFonts w:ascii="Times New Roman" w:hAnsi="Times New Roman" w:cs="Times New Roman"/>
        </w:rPr>
        <w:t>.</w:t>
      </w:r>
      <w:proofErr w:type="gramEnd"/>
      <w:r w:rsidRPr="00A54453">
        <w:rPr>
          <w:rFonts w:ascii="Times New Roman" w:hAnsi="Times New Roman" w:cs="Times New Roman"/>
        </w:rPr>
        <w:t xml:space="preserve"> </w:t>
      </w:r>
      <w:proofErr w:type="gramStart"/>
      <w:r w:rsidRPr="00A54453">
        <w:rPr>
          <w:rFonts w:ascii="Times New Roman" w:hAnsi="Times New Roman" w:cs="Times New Roman"/>
        </w:rPr>
        <w:t>Natural hybridization and evolution.</w:t>
      </w:r>
      <w:proofErr w:type="gramEnd"/>
      <w:r w:rsidRPr="00A54453">
        <w:rPr>
          <w:rFonts w:ascii="Times New Roman" w:hAnsi="Times New Roman" w:cs="Times New Roman"/>
        </w:rPr>
        <w:t xml:space="preserve"> Oxford University</w:t>
      </w:r>
      <w:r w:rsidRPr="00A54453">
        <w:rPr>
          <w:rFonts w:ascii="Times New Roman" w:hAnsi="Times New Roman" w:cs="Times New Roman"/>
          <w:lang w:eastAsia="zh-TW"/>
        </w:rPr>
        <w:t xml:space="preserve"> </w:t>
      </w:r>
      <w:r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S.</w:t>
      </w:r>
      <w:proofErr w:type="gramStart"/>
      <w:r>
        <w:rPr>
          <w:rFonts w:ascii="Times New Roman" w:hAnsi="Times New Roman" w:cs="Times New Roman"/>
        </w:rPr>
        <w:t>,</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ins w:id="263" w:author="Microsoft Office 使用者" w:date="2017-09-02T09:15:00Z"/>
          <w:rFonts w:ascii="Times New Roman" w:hAnsi="Times New Roman" w:cs="Times New Roman"/>
        </w:rPr>
      </w:pPr>
      <w:ins w:id="264" w:author="Microsoft Office 使用者" w:date="2017-09-02T09:15:00Z">
        <w:r>
          <w:rPr>
            <w:rFonts w:ascii="Times New Roman" w:hAnsi="Times New Roman" w:cs="Times New Roman"/>
          </w:rPr>
          <w:t xml:space="preserve">Bates D. and </w:t>
        </w:r>
        <w:proofErr w:type="spellStart"/>
        <w:r>
          <w:rPr>
            <w:rFonts w:ascii="Times New Roman" w:hAnsi="Times New Roman" w:cs="Times New Roman"/>
          </w:rPr>
          <w:t>Macheler</w:t>
        </w:r>
      </w:ins>
      <w:proofErr w:type="spellEnd"/>
      <w:ins w:id="265" w:author="Microsoft Office 使用者" w:date="2017-09-02T09:16:00Z">
        <w:r>
          <w:rPr>
            <w:rFonts w:ascii="Times New Roman" w:hAnsi="Times New Roman" w:cs="Times New Roman"/>
          </w:rPr>
          <w:t xml:space="preserve"> M. 2017. </w:t>
        </w:r>
        <w:r w:rsidRPr="005D7A3C">
          <w:rPr>
            <w:rFonts w:ascii="Times New Roman" w:hAnsi="Times New Roman" w:cs="Times New Roman"/>
            <w:i/>
            <w:rPrChange w:id="266" w:author="Microsoft Office 使用者" w:date="2017-09-02T09:17:00Z">
              <w:rPr>
                <w:rFonts w:ascii="Times New Roman" w:hAnsi="Times New Roman" w:cs="Times New Roman"/>
              </w:rPr>
            </w:rPrChange>
          </w:rPr>
          <w:t>Package</w:t>
        </w:r>
        <w:r>
          <w:rPr>
            <w:rFonts w:ascii="Times New Roman" w:hAnsi="Times New Roman" w:cs="Times New Roman"/>
          </w:rPr>
          <w:t xml:space="preserve"> ‘</w:t>
        </w:r>
        <w:r w:rsidRPr="005D7A3C">
          <w:rPr>
            <w:rFonts w:ascii="Times New Roman" w:hAnsi="Times New Roman" w:cs="Times New Roman"/>
            <w:i/>
            <w:rPrChange w:id="267" w:author="Microsoft Office 使用者" w:date="2017-09-02T09:16:00Z">
              <w:rPr>
                <w:rFonts w:ascii="Times New Roman" w:hAnsi="Times New Roman" w:cs="Times New Roman"/>
              </w:rPr>
            </w:rPrChange>
          </w:rPr>
          <w:t>Matrix</w:t>
        </w:r>
        <w:r>
          <w:rPr>
            <w:rFonts w:ascii="Times New Roman" w:hAnsi="Times New Roman" w:cs="Times New Roman"/>
          </w:rPr>
          <w:t xml:space="preserve">’, Reference manual, version </w:t>
        </w:r>
      </w:ins>
      <w:ins w:id="268" w:author="Microsoft Office 使用者" w:date="2017-09-02T09:17:00Z">
        <w:r>
          <w:rPr>
            <w:rFonts w:ascii="Times New Roman" w:hAnsi="Times New Roman" w:cs="Times New Roman"/>
          </w:rPr>
          <w:t xml:space="preserve">1.2-11. Available: </w:t>
        </w:r>
      </w:ins>
      <w:ins w:id="269" w:author="Microsoft Office 使用者" w:date="2017-09-02T09:18:00Z">
        <w:r w:rsidRPr="005D7A3C">
          <w:rPr>
            <w:rFonts w:ascii="Times New Roman" w:hAnsi="Times New Roman" w:cs="Times New Roman"/>
          </w:rPr>
          <w:t>https://cran.r-project.org/web/packages/Matrix/Matrix.pdf</w:t>
        </w:r>
      </w:ins>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w:t>
      </w:r>
      <w:proofErr w:type="gramStart"/>
      <w:r w:rsidRPr="00A54453">
        <w:rPr>
          <w:rFonts w:ascii="Times New Roman" w:hAnsi="Times New Roman" w:cs="Times New Roman"/>
          <w:lang w:eastAsia="zh-TW"/>
        </w:rPr>
        <w:t>Nucleic Acids Res. 33:D34-D38.</w:t>
      </w:r>
      <w:proofErr w:type="gramEnd"/>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 xml:space="preserve">2013. The taxonomic name </w:t>
      </w:r>
      <w:r w:rsidRPr="00A54453">
        <w:rPr>
          <w:rFonts w:ascii="Times New Roman" w:hAnsi="Times New Roman" w:cs="Times New Roman"/>
        </w:rPr>
        <w:lastRenderedPageBreak/>
        <w:t>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lastRenderedPageBreak/>
        <w:t>Dutta</w:t>
      </w:r>
      <w:proofErr w:type="spellEnd"/>
      <w:r>
        <w:rPr>
          <w:rFonts w:ascii="Times New Roman" w:hAnsi="Times New Roman" w:cs="Times New Roman"/>
          <w:lang w:eastAsia="zh-TW"/>
        </w:rPr>
        <w:t xml:space="preserve">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 xml:space="preserve">hybridization and incomplete lineage sorting. </w:t>
      </w:r>
      <w:proofErr w:type="gramStart"/>
      <w:r w:rsidRPr="00A54453">
        <w:rPr>
          <w:rFonts w:ascii="Times New Roman" w:hAnsi="Times New Roman" w:cs="Times New Roman"/>
        </w:rPr>
        <w:t>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roofErr w:type="gramEnd"/>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lastRenderedPageBreak/>
        <w:t>Maddison</w:t>
      </w:r>
      <w:proofErr w:type="spellEnd"/>
      <w:r w:rsidRPr="00A54453">
        <w:rPr>
          <w:rFonts w:ascii="Times New Roman" w:hAnsi="Times New Roman" w:cs="Times New Roman"/>
          <w:lang w:eastAsia="zh-TW"/>
        </w:rPr>
        <w:t xml:space="preserve">, W.P. and </w:t>
      </w:r>
      <w:proofErr w:type="spellStart"/>
      <w:r w:rsidRPr="00A54453">
        <w:rPr>
          <w:rFonts w:ascii="Times New Roman" w:hAnsi="Times New Roman" w:cs="Times New Roman"/>
          <w:lang w:eastAsia="zh-TW"/>
        </w:rPr>
        <w:t>Maddison</w:t>
      </w:r>
      <w:proofErr w:type="spellEnd"/>
      <w:r w:rsidRPr="00A54453">
        <w:rPr>
          <w:rFonts w:ascii="Times New Roman" w:hAnsi="Times New Roman" w:cs="Times New Roman"/>
          <w:lang w:eastAsia="zh-TW"/>
        </w:rPr>
        <w:t xml:space="preserve">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Maddison</w:t>
      </w:r>
      <w:proofErr w:type="spellEnd"/>
      <w:r>
        <w:rPr>
          <w:rFonts w:ascii="Times New Roman" w:hAnsi="Times New Roman" w:cs="Times New Roman"/>
          <w:lang w:eastAsia="zh-TW"/>
        </w:rPr>
        <w:t xml:space="preserve">,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Paradis</w:t>
      </w:r>
      <w:proofErr w:type="spellEnd"/>
      <w:r>
        <w:rPr>
          <w:rFonts w:ascii="Times New Roman" w:hAnsi="Times New Roman" w:cs="Times New Roman"/>
        </w:rPr>
        <w:t xml:space="preserve"> E, Claude J. &amp; </w:t>
      </w:r>
      <w:proofErr w:type="spellStart"/>
      <w:r>
        <w:rPr>
          <w:rFonts w:ascii="Times New Roman" w:hAnsi="Times New Roman" w:cs="Times New Roman"/>
        </w:rPr>
        <w:t>Strimmer</w:t>
      </w:r>
      <w:proofErr w:type="spellEnd"/>
      <w:r>
        <w:rPr>
          <w:rFonts w:ascii="Times New Roman" w:hAnsi="Times New Roman" w:cs="Times New Roman"/>
        </w:rPr>
        <w:t xml:space="preserve">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0B2CDC29" w14:textId="77777777" w:rsidR="001116C0" w:rsidDel="0003388A" w:rsidRDefault="001116C0" w:rsidP="001116C0">
      <w:pPr>
        <w:tabs>
          <w:tab w:val="left" w:pos="2843"/>
        </w:tabs>
        <w:spacing w:line="480" w:lineRule="auto"/>
        <w:ind w:left="360" w:hanging="360"/>
        <w:rPr>
          <w:del w:id="270" w:author="Microsoft Office 使用者" w:date="2017-09-02T10:08:00Z"/>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5306CEEF" w14:textId="77777777" w:rsidR="001116C0" w:rsidRDefault="001116C0">
      <w:pPr>
        <w:tabs>
          <w:tab w:val="left" w:pos="2843"/>
        </w:tabs>
        <w:spacing w:line="480" w:lineRule="auto"/>
        <w:ind w:left="360" w:hanging="360"/>
        <w:rPr>
          <w:rFonts w:ascii="Times New Roman" w:hAnsi="Times New Roman" w:cs="Times New Roman"/>
        </w:rPr>
        <w:pPrChange w:id="271" w:author="Microsoft Office 使用者" w:date="2017-09-02T10:08:00Z">
          <w:pPr>
            <w:tabs>
              <w:tab w:val="left" w:pos="2843"/>
            </w:tabs>
            <w:spacing w:line="480" w:lineRule="auto"/>
          </w:pPr>
        </w:pPrChange>
      </w:pP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proofErr w:type="gramStart"/>
      <w:r w:rsidRPr="00A54453">
        <w:rPr>
          <w:rFonts w:ascii="Times New Roman" w:hAnsi="Times New Roman" w:cs="Times New Roman"/>
          <w:lang w:eastAsia="zh-TW"/>
        </w:rPr>
        <w:t>phytools</w:t>
      </w:r>
      <w:proofErr w:type="spellEnd"/>
      <w:proofErr w:type="gramEnd"/>
      <w:r w:rsidRPr="00A54453">
        <w:rPr>
          <w:rFonts w:ascii="Times New Roman" w:hAnsi="Times New Roman" w:cs="Times New Roman"/>
          <w:lang w:eastAsia="zh-TW"/>
        </w:rPr>
        <w:t xml:space="preserve">: An R package for phylogenetic comparative biology(and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3:217-223. </w:t>
      </w:r>
      <w:proofErr w:type="gramStart"/>
      <w:r w:rsidRPr="00A54453">
        <w:rPr>
          <w:rFonts w:ascii="Times New Roman" w:hAnsi="Times New Roman" w:cs="Times New Roman"/>
          <w:lang w:eastAsia="zh-TW"/>
        </w:rPr>
        <w:t>doi:10.1111</w:t>
      </w:r>
      <w:proofErr w:type="gramEnd"/>
      <w:r w:rsidRPr="00A54453">
        <w:rPr>
          <w:rFonts w:ascii="Times New Roman" w:hAnsi="Times New Roman" w:cs="Times New Roman"/>
          <w:lang w:eastAsia="zh-TW"/>
        </w:rPr>
        <w:t>/j.2041-210X.2011.00169.x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 xml:space="preserve">1999. </w:t>
      </w:r>
      <w:proofErr w:type="spellStart"/>
      <w:r w:rsidRPr="00A54453">
        <w:rPr>
          <w:rFonts w:ascii="Times New Roman" w:hAnsi="Times New Roman" w:cs="Times New Roman"/>
        </w:rPr>
        <w:t>Transgressive</w:t>
      </w:r>
      <w:proofErr w:type="spellEnd"/>
      <w:r w:rsidRPr="00A54453">
        <w:rPr>
          <w:rFonts w:ascii="Times New Roman" w:hAnsi="Times New Roman" w:cs="Times New Roman"/>
        </w:rPr>
        <w:t xml:space="preser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w:t>
      </w:r>
      <w:proofErr w:type="spellStart"/>
      <w:r w:rsidRPr="00A54453">
        <w:rPr>
          <w:rFonts w:ascii="Times New Roman" w:hAnsi="Times New Roman" w:cs="Times New Roman"/>
          <w:lang w:eastAsia="zh-TW"/>
        </w:rPr>
        <w:t>Gard</w:t>
      </w:r>
      <w:proofErr w:type="spellEnd"/>
      <w:r w:rsidRPr="00A54453">
        <w:rPr>
          <w:rFonts w:ascii="Times New Roman" w:hAnsi="Times New Roman" w:cs="Times New Roman"/>
          <w:lang w:eastAsia="zh-TW"/>
        </w:rPr>
        <w:t>.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w:t>
      </w:r>
      <w:proofErr w:type="spellStart"/>
      <w:r w:rsidRPr="00031C62">
        <w:rPr>
          <w:rFonts w:ascii="Times New Roman" w:hAnsi="Times New Roman" w:cs="Times New Roman"/>
        </w:rPr>
        <w:t>Strimmer</w:t>
      </w:r>
      <w:proofErr w:type="spellEnd"/>
      <w:r w:rsidRPr="00031C62">
        <w:rPr>
          <w:rFonts w:ascii="Times New Roman" w:hAnsi="Times New Roman" w:cs="Times New Roman"/>
        </w:rPr>
        <w:t xml:space="preserve">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commentRangeStart w:id="272"/>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commentRangeEnd w:id="272"/>
      <w:r>
        <w:rPr>
          <w:rStyle w:val="a6"/>
        </w:rPr>
        <w:commentReference w:id="272"/>
      </w:r>
      <w:r>
        <w:rPr>
          <w:rFonts w:ascii="Times New Roman" w:hAnsi="Times New Roman" w:cs="Times New Roman"/>
          <w:lang w:eastAsia="zh-TW"/>
        </w:rPr>
        <w:t>-Lemus</w:t>
      </w:r>
      <w:proofErr w:type="spellEnd"/>
      <w:r>
        <w:rPr>
          <w:rFonts w:ascii="Times New Roman" w:hAnsi="Times New Roman" w:cs="Times New Roman"/>
          <w:lang w:eastAsia="zh-TW"/>
        </w:rPr>
        <w:t xml:space="preserve">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Tony Jhwueng" w:date="2017-09-03T03:24:00Z" w:initials="TJ">
    <w:p w14:paraId="770199A9" w14:textId="77777777" w:rsidR="00E53089" w:rsidRDefault="00E53089" w:rsidP="00E53089">
      <w:pPr>
        <w:pStyle w:val="a4"/>
      </w:pPr>
      <w:r>
        <w:rPr>
          <w:rStyle w:val="a6"/>
        </w:rPr>
        <w:annotationRef/>
      </w:r>
      <w:proofErr w:type="gramStart"/>
      <w:r w:rsidRPr="0026122C">
        <w:t>í</w:t>
      </w:r>
      <w:proofErr w:type="gramEnd"/>
      <w:r w:rsidRPr="0026122C">
        <w:t>,</w:t>
      </w:r>
    </w:p>
  </w:comment>
  <w:comment w:id="112" w:author="Microsoft Office 使用者" w:date="2016-08-22T09:59:00Z" w:initials="Office">
    <w:p w14:paraId="04E99E09" w14:textId="77777777" w:rsidR="00B70293" w:rsidRDefault="00B70293" w:rsidP="001116C0">
      <w:pPr>
        <w:pStyle w:val="a4"/>
      </w:pPr>
      <w:r>
        <w:rPr>
          <w:rStyle w:val="a6"/>
        </w:rPr>
        <w:annotationRef/>
      </w:r>
    </w:p>
  </w:comment>
  <w:comment w:id="133" w:author="冬川 鍾" w:date="2017-09-03T02:43:00Z" w:initials="鍾">
    <w:p w14:paraId="73B36A99" w14:textId="73FCF837" w:rsidR="00B70293" w:rsidRDefault="00B70293">
      <w:pPr>
        <w:pStyle w:val="a4"/>
      </w:pPr>
      <w:r>
        <w:rPr>
          <w:rStyle w:val="a6"/>
        </w:rPr>
        <w:annotationRef/>
      </w:r>
      <w:r>
        <w:t>Shall we put the visualizations in Supp</w:t>
      </w:r>
      <w:proofErr w:type="gramStart"/>
      <w:r>
        <w:t>. ?</w:t>
      </w:r>
      <w:proofErr w:type="gramEnd"/>
      <w:r>
        <w:t xml:space="preserve"> </w:t>
      </w:r>
    </w:p>
  </w:comment>
  <w:comment w:id="137" w:author="Tony Jhwueng" w:date="2017-08-10T11:50:00Z" w:initials="TJ">
    <w:p w14:paraId="17A4B1BD" w14:textId="77777777" w:rsidR="00B70293" w:rsidRPr="0026122C" w:rsidRDefault="00B70293" w:rsidP="001116C0">
      <w:pPr>
        <w:rPr>
          <w:rFonts w:ascii="Times" w:eastAsia="Times New Roman" w:hAnsi="Times" w:cs="Times New Roman"/>
          <w:sz w:val="20"/>
          <w:szCs w:val="20"/>
          <w:lang w:eastAsia="en-US"/>
        </w:rPr>
      </w:pPr>
      <w:r>
        <w:rPr>
          <w:rStyle w:val="a6"/>
        </w:rPr>
        <w:annotationRef/>
      </w:r>
      <w:r w:rsidRPr="0026122C">
        <w:rPr>
          <w:rFonts w:ascii="Arial" w:eastAsia="Times New Roman" w:hAnsi="Arial" w:cs="Arial"/>
          <w:color w:val="222222"/>
          <w:sz w:val="19"/>
          <w:szCs w:val="19"/>
          <w:shd w:val="clear" w:color="auto" w:fill="FFFFFF"/>
          <w:lang w:eastAsia="en-US"/>
        </w:rPr>
        <w:t>Brian:</w:t>
      </w:r>
    </w:p>
    <w:p w14:paraId="24436D70"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49CA357F"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Usually in an acknowledgments section authors cite/thank the Fish Division, UMMZ for the data, specimens and other material assistance.  You may also wish to cite the Fish Division, UMMZ online catalog in the text where appropriate.  If the UMMZ data form a large part of the article, I suppose that this could go in a materials and methods section.  Sort of the authors' choice on this.</w:t>
      </w:r>
    </w:p>
    <w:p w14:paraId="6D731620"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7324A8A2"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Hope that this helps.  Glad to hear the catalog was useful.</w:t>
      </w:r>
    </w:p>
    <w:p w14:paraId="606634FA"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4C0B4AD6"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Best wishes.</w:t>
      </w:r>
    </w:p>
    <w:p w14:paraId="6842E2C9" w14:textId="77777777" w:rsidR="00B70293" w:rsidRPr="0026122C" w:rsidRDefault="00B70293" w:rsidP="001116C0">
      <w:pPr>
        <w:shd w:val="clear" w:color="auto" w:fill="FFFFFF"/>
        <w:rPr>
          <w:rFonts w:ascii="Arial" w:eastAsia="Times New Roman" w:hAnsi="Arial" w:cs="Arial"/>
          <w:color w:val="222222"/>
          <w:sz w:val="19"/>
          <w:szCs w:val="19"/>
          <w:lang w:eastAsia="en-US"/>
        </w:rPr>
      </w:pPr>
    </w:p>
    <w:p w14:paraId="69031A33" w14:textId="77777777" w:rsidR="00B70293" w:rsidRPr="0026122C" w:rsidRDefault="00B70293" w:rsidP="001116C0">
      <w:pPr>
        <w:shd w:val="clear" w:color="auto" w:fill="FFFFFF"/>
        <w:rPr>
          <w:rFonts w:ascii="Arial" w:eastAsia="Times New Roman" w:hAnsi="Arial" w:cs="Arial"/>
          <w:color w:val="222222"/>
          <w:sz w:val="19"/>
          <w:szCs w:val="19"/>
          <w:lang w:eastAsia="en-US"/>
        </w:rPr>
      </w:pPr>
      <w:r w:rsidRPr="0026122C">
        <w:rPr>
          <w:rFonts w:ascii="Arial" w:eastAsia="Times New Roman" w:hAnsi="Arial" w:cs="Arial"/>
          <w:color w:val="222222"/>
          <w:sz w:val="19"/>
          <w:szCs w:val="19"/>
          <w:lang w:eastAsia="en-US"/>
        </w:rPr>
        <w:t>Doug.   </w:t>
      </w:r>
    </w:p>
    <w:p w14:paraId="371106EC" w14:textId="77777777" w:rsidR="00B70293" w:rsidRDefault="00B70293" w:rsidP="001116C0">
      <w:pPr>
        <w:pStyle w:val="a4"/>
      </w:pPr>
    </w:p>
  </w:comment>
  <w:comment w:id="142" w:author="Tony Jhwueng" w:date="2015-11-02T10:02:00Z" w:initials="TJ">
    <w:p w14:paraId="234350E5" w14:textId="5F50B4CC" w:rsidR="00B70293" w:rsidRDefault="00B70293" w:rsidP="001116C0">
      <w:pPr>
        <w:pStyle w:val="a4"/>
      </w:pPr>
      <w:r>
        <w:rPr>
          <w:rStyle w:val="a6"/>
        </w:rPr>
        <w:annotationRef/>
      </w:r>
      <w:r>
        <w:t xml:space="preserve">Editor’s comment 13) Brian, cold you please help for response in the </w:t>
      </w:r>
      <w:proofErr w:type="gramStart"/>
      <w:r>
        <w:t>letter ?</w:t>
      </w:r>
      <w:proofErr w:type="gramEnd"/>
      <w:r>
        <w:t xml:space="preserve"> </w:t>
      </w:r>
    </w:p>
  </w:comment>
  <w:comment w:id="148" w:author="Tony Jhwueng" w:date="2015-11-02T10:26:00Z" w:initials="TJ">
    <w:p w14:paraId="0B7FAA79" w14:textId="77777777" w:rsidR="00B70293" w:rsidRDefault="00B70293" w:rsidP="001116C0">
      <w:pPr>
        <w:pStyle w:val="a4"/>
      </w:pPr>
      <w:r>
        <w:rPr>
          <w:rStyle w:val="a6"/>
        </w:rPr>
        <w:annotationRef/>
      </w:r>
      <w:r>
        <w:t xml:space="preserve">Editor’s comment 15). He suggested not to start sentences with clause.  </w:t>
      </w:r>
    </w:p>
  </w:comment>
  <w:comment w:id="157" w:author="冬川 鍾" w:date="2017-09-03T02:56:00Z" w:initials="鍾">
    <w:p w14:paraId="0F9A8651" w14:textId="78869272" w:rsidR="00B70293" w:rsidRDefault="00B70293">
      <w:pPr>
        <w:pStyle w:val="a4"/>
      </w:pPr>
      <w:r>
        <w:rPr>
          <w:rStyle w:val="a6"/>
        </w:rPr>
        <w:annotationRef/>
      </w:r>
      <w:r>
        <w:t>NEED output the flow table files when submitting.</w:t>
      </w:r>
    </w:p>
  </w:comment>
  <w:comment w:id="166" w:author="冬川 鍾" w:date="2017-09-03T03:03:00Z" w:initials="鍾">
    <w:p w14:paraId="5E562DA3" w14:textId="0F36ECB0" w:rsidR="00B70293" w:rsidRDefault="00B70293">
      <w:pPr>
        <w:pStyle w:val="a4"/>
      </w:pPr>
      <w:r>
        <w:rPr>
          <w:rStyle w:val="a6"/>
        </w:rPr>
        <w:annotationRef/>
      </w:r>
      <w:r>
        <w:t>UPDATE when submitting</w:t>
      </w:r>
    </w:p>
  </w:comment>
  <w:comment w:id="185" w:author="Microsoft Office 使用者" w:date="2016-08-22T10:38:00Z" w:initials="Office">
    <w:p w14:paraId="3BBB9782" w14:textId="77777777" w:rsidR="00B70293" w:rsidRDefault="00B70293" w:rsidP="001116C0">
      <w:pPr>
        <w:pStyle w:val="a4"/>
      </w:pPr>
      <w:r>
        <w:rPr>
          <w:rStyle w:val="a6"/>
        </w:rPr>
        <w:annotationRef/>
      </w:r>
      <w:r>
        <w:t xml:space="preserve">Now we probably can see a better performance after using the updated code. </w:t>
      </w:r>
    </w:p>
  </w:comment>
  <w:comment w:id="184" w:author="冬川 鍾" w:date="2017-09-03T03:13:00Z" w:initials="鍾">
    <w:p w14:paraId="15244111" w14:textId="0837A79F" w:rsidR="00B70293" w:rsidRDefault="00B70293">
      <w:pPr>
        <w:pStyle w:val="a4"/>
      </w:pPr>
      <w:r>
        <w:rPr>
          <w:rStyle w:val="a6"/>
        </w:rPr>
        <w:annotationRef/>
      </w:r>
      <w:r>
        <w:t xml:space="preserve">SHALL we write this paragraph using our latest results? </w:t>
      </w:r>
    </w:p>
  </w:comment>
  <w:comment w:id="193" w:author="冬川 鍾" w:date="2017-09-03T03:14:00Z" w:initials="鍾">
    <w:p w14:paraId="390CF3C2" w14:textId="4784124C" w:rsidR="00B70293" w:rsidRDefault="00B70293">
      <w:pPr>
        <w:pStyle w:val="a4"/>
      </w:pPr>
      <w:r>
        <w:rPr>
          <w:rStyle w:val="a6"/>
        </w:rPr>
        <w:annotationRef/>
      </w:r>
      <w:r>
        <w:t>Is it better under new results?</w:t>
      </w:r>
    </w:p>
  </w:comment>
  <w:comment w:id="210" w:author="冬川 鍾" w:date="2017-09-03T03:20:00Z" w:initials="鍾">
    <w:p w14:paraId="6E6A1ED0" w14:textId="62A18340" w:rsidR="0017074C" w:rsidRDefault="0017074C">
      <w:pPr>
        <w:pStyle w:val="a4"/>
      </w:pPr>
      <w:r>
        <w:rPr>
          <w:rStyle w:val="a6"/>
        </w:rPr>
        <w:annotationRef/>
      </w:r>
      <w:r>
        <w:t>NEED ENTER NEW VALUES AFTER TABLE IS GENERATED.</w:t>
      </w:r>
    </w:p>
  </w:comment>
  <w:comment w:id="217" w:author="Microsoft Office 使用者" w:date="2017-09-02T09:52:00Z" w:initials="Office">
    <w:p w14:paraId="5E31C9F8" w14:textId="4A053E68" w:rsidR="00B70293" w:rsidRDefault="00B70293">
      <w:pPr>
        <w:pStyle w:val="a4"/>
      </w:pPr>
      <w:r>
        <w:rPr>
          <w:rStyle w:val="a6"/>
        </w:rPr>
        <w:annotationRef/>
      </w:r>
      <w:r>
        <w:t>Need update with penalty column</w:t>
      </w:r>
    </w:p>
  </w:comment>
  <w:comment w:id="222" w:author="Microsoft Office User" w:date="2017-08-22T11:44:00Z" w:initials="Office">
    <w:p w14:paraId="16EF38F9" w14:textId="3AD37213" w:rsidR="00B70293" w:rsidRDefault="00B70293" w:rsidP="001116C0">
      <w:pPr>
        <w:pStyle w:val="a4"/>
      </w:pPr>
      <w:r>
        <w:rPr>
          <w:rStyle w:val="a6"/>
        </w:rPr>
        <w:annotationRef/>
      </w:r>
      <w:r>
        <w:t xml:space="preserve">Need replaced with latest one. </w:t>
      </w:r>
    </w:p>
  </w:comment>
  <w:comment w:id="236" w:author="冬川 鍾" w:date="2017-09-03T03:22:00Z" w:initials="鍾">
    <w:p w14:paraId="0C1661D2" w14:textId="4266EDED" w:rsidR="00E53089" w:rsidRDefault="00E53089">
      <w:pPr>
        <w:pStyle w:val="a4"/>
      </w:pPr>
      <w:r>
        <w:rPr>
          <w:rStyle w:val="a6"/>
        </w:rPr>
        <w:annotationRef/>
      </w:r>
      <w:r>
        <w:t>Is it still look poorly</w:t>
      </w:r>
    </w:p>
  </w:comment>
  <w:comment w:id="245" w:author="Tony Jhwueng" w:date="2017-08-10T11:55:00Z" w:initials="TJ">
    <w:p w14:paraId="726970AF" w14:textId="77777777" w:rsidR="00B70293" w:rsidRDefault="00B70293" w:rsidP="001116C0">
      <w:pPr>
        <w:pStyle w:val="a4"/>
      </w:pPr>
      <w:r>
        <w:rPr>
          <w:rStyle w:val="a6"/>
        </w:rPr>
        <w:annotationRef/>
      </w:r>
      <w:proofErr w:type="gramStart"/>
      <w:r w:rsidRPr="0026122C">
        <w:t>í</w:t>
      </w:r>
      <w:proofErr w:type="gramEnd"/>
      <w:r w:rsidRPr="0026122C">
        <w:t>,</w:t>
      </w:r>
    </w:p>
  </w:comment>
  <w:comment w:id="246" w:author="Microsoft Office User" w:date="2017-08-07T15:46:00Z" w:initials="Office">
    <w:p w14:paraId="5214EDAC" w14:textId="77777777" w:rsidR="00B70293" w:rsidRDefault="00B70293" w:rsidP="001116C0">
      <w:pPr>
        <w:pStyle w:val="a4"/>
      </w:pPr>
      <w:r>
        <w:rPr>
          <w:rStyle w:val="a6"/>
        </w:rPr>
        <w:annotationRef/>
      </w:r>
      <w:r>
        <w:t xml:space="preserve">Cite Cecile’s </w:t>
      </w:r>
      <w:proofErr w:type="spellStart"/>
      <w:r>
        <w:t>phylonetworks</w:t>
      </w:r>
      <w:proofErr w:type="spellEnd"/>
    </w:p>
  </w:comment>
  <w:comment w:id="272" w:author="Tony Jhwueng" w:date="2017-08-10T11:59:00Z" w:initials="TJ">
    <w:p w14:paraId="07EEC252" w14:textId="77777777" w:rsidR="00B70293" w:rsidRDefault="00B70293" w:rsidP="001116C0">
      <w:pPr>
        <w:pStyle w:val="a4"/>
      </w:pPr>
      <w:r>
        <w:rPr>
          <w:rStyle w:val="a6"/>
        </w:rPr>
        <w:annotationRef/>
      </w:r>
      <w:r w:rsidRPr="0026122C">
        <w:t>í,</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E99E09" w15:done="0"/>
  <w15:commentEx w15:paraId="371106EC" w15:done="0"/>
  <w15:commentEx w15:paraId="234350E5" w15:done="0"/>
  <w15:commentEx w15:paraId="68832DC4" w15:done="0"/>
  <w15:commentEx w15:paraId="0B7FAA79" w15:done="0"/>
  <w15:commentEx w15:paraId="3BBB9782" w15:done="0"/>
  <w15:commentEx w15:paraId="26B02EDE" w15:done="0"/>
  <w15:commentEx w15:paraId="5002CFEB" w15:done="0"/>
  <w15:commentEx w15:paraId="5E31C9F8" w15:done="0"/>
  <w15:commentEx w15:paraId="16EF38F9" w15:done="0"/>
  <w15:commentEx w15:paraId="726970AF" w15:done="0"/>
  <w15:commentEx w15:paraId="5214EDAC" w15:done="0"/>
  <w15:commentEx w15:paraId="07EEC25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7A24A8" w14:textId="77777777" w:rsidR="00B70293" w:rsidRDefault="00B70293">
      <w:r>
        <w:separator/>
      </w:r>
    </w:p>
  </w:endnote>
  <w:endnote w:type="continuationSeparator" w:id="0">
    <w:p w14:paraId="7C8775B8" w14:textId="77777777" w:rsidR="00B70293" w:rsidRDefault="00B70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panose1 w:val="02020509000000000000"/>
    <w:charset w:val="51"/>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535330"/>
      <w:docPartObj>
        <w:docPartGallery w:val="Page Numbers (Bottom of Page)"/>
        <w:docPartUnique/>
      </w:docPartObj>
    </w:sdtPr>
    <w:sdtEndPr>
      <w:rPr>
        <w:noProof/>
      </w:rPr>
    </w:sdtEndPr>
    <w:sdtContent>
      <w:p w14:paraId="6404F8EB" w14:textId="77777777" w:rsidR="00B70293" w:rsidRDefault="00B70293">
        <w:pPr>
          <w:jc w:val="center"/>
        </w:pPr>
        <w:r>
          <w:fldChar w:fldCharType="begin"/>
        </w:r>
        <w:r>
          <w:instrText xml:space="preserve"> PAGE   \* MERGEFORMAT </w:instrText>
        </w:r>
        <w:r>
          <w:fldChar w:fldCharType="separate"/>
        </w:r>
        <w:r w:rsidR="00203996">
          <w:rPr>
            <w:noProof/>
          </w:rPr>
          <w:t>39</w:t>
        </w:r>
        <w:r>
          <w:rPr>
            <w:noProof/>
          </w:rPr>
          <w:fldChar w:fldCharType="end"/>
        </w:r>
      </w:p>
    </w:sdtContent>
  </w:sdt>
  <w:p w14:paraId="2DCE4AA1" w14:textId="77777777" w:rsidR="00B70293" w:rsidRDefault="00B7029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8EEBD6" w14:textId="77777777" w:rsidR="00B70293" w:rsidRDefault="00B70293">
      <w:r>
        <w:separator/>
      </w:r>
    </w:p>
  </w:footnote>
  <w:footnote w:type="continuationSeparator" w:id="0">
    <w:p w14:paraId="3ED56A42" w14:textId="77777777" w:rsidR="00B70293" w:rsidRDefault="00B702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2"/>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100AF4"/>
    <w:rsid w:val="001116C0"/>
    <w:rsid w:val="00116DA5"/>
    <w:rsid w:val="001220F9"/>
    <w:rsid w:val="001409BD"/>
    <w:rsid w:val="0017074C"/>
    <w:rsid w:val="001A1ABB"/>
    <w:rsid w:val="001A37F4"/>
    <w:rsid w:val="00203996"/>
    <w:rsid w:val="00237120"/>
    <w:rsid w:val="00267A5E"/>
    <w:rsid w:val="00275104"/>
    <w:rsid w:val="002805C7"/>
    <w:rsid w:val="002E7E5D"/>
    <w:rsid w:val="0036013B"/>
    <w:rsid w:val="004450A2"/>
    <w:rsid w:val="00486028"/>
    <w:rsid w:val="004D3403"/>
    <w:rsid w:val="005308B5"/>
    <w:rsid w:val="00545EE2"/>
    <w:rsid w:val="005561E9"/>
    <w:rsid w:val="0056660D"/>
    <w:rsid w:val="00570B13"/>
    <w:rsid w:val="005D3BCE"/>
    <w:rsid w:val="005D7A3C"/>
    <w:rsid w:val="00656F6B"/>
    <w:rsid w:val="006C22E4"/>
    <w:rsid w:val="00724CE9"/>
    <w:rsid w:val="0073077C"/>
    <w:rsid w:val="0077221B"/>
    <w:rsid w:val="007D7E70"/>
    <w:rsid w:val="007E0F84"/>
    <w:rsid w:val="008026E1"/>
    <w:rsid w:val="00815417"/>
    <w:rsid w:val="00833D3B"/>
    <w:rsid w:val="008446A5"/>
    <w:rsid w:val="00860036"/>
    <w:rsid w:val="00860596"/>
    <w:rsid w:val="008872D1"/>
    <w:rsid w:val="00887BDA"/>
    <w:rsid w:val="008C5074"/>
    <w:rsid w:val="00953B61"/>
    <w:rsid w:val="009561E2"/>
    <w:rsid w:val="00973990"/>
    <w:rsid w:val="00985F3E"/>
    <w:rsid w:val="00990398"/>
    <w:rsid w:val="00A27433"/>
    <w:rsid w:val="00A44D70"/>
    <w:rsid w:val="00A46913"/>
    <w:rsid w:val="00A71EA0"/>
    <w:rsid w:val="00A76491"/>
    <w:rsid w:val="00A80626"/>
    <w:rsid w:val="00AD0C62"/>
    <w:rsid w:val="00B64248"/>
    <w:rsid w:val="00B70293"/>
    <w:rsid w:val="00BA5E3F"/>
    <w:rsid w:val="00BB514A"/>
    <w:rsid w:val="00C0720D"/>
    <w:rsid w:val="00C450F9"/>
    <w:rsid w:val="00CA7144"/>
    <w:rsid w:val="00CD3446"/>
    <w:rsid w:val="00CE4E9B"/>
    <w:rsid w:val="00DF2A63"/>
    <w:rsid w:val="00E14F21"/>
    <w:rsid w:val="00E53089"/>
    <w:rsid w:val="00E92FBC"/>
    <w:rsid w:val="00EC43E4"/>
    <w:rsid w:val="00ED7E7F"/>
    <w:rsid w:val="00EE74ED"/>
    <w:rsid w:val="00F07EF1"/>
    <w:rsid w:val="00F13547"/>
    <w:rsid w:val="00F36405"/>
    <w:rsid w:val="00F91D72"/>
    <w:rsid w:val="00FB1F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List"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1116C0"/>
    <w:rPr>
      <w:kern w:val="0"/>
      <w:lang w:eastAsia="ja-JP"/>
    </w:rPr>
  </w:style>
  <w:style w:type="paragraph" w:styleId="1">
    <w:name w:val="heading 1"/>
    <w:basedOn w:val="a0"/>
    <w:next w:val="a0"/>
    <w:link w:val="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標題 1 Char"/>
    <w:basedOn w:val="a1"/>
    <w:link w:val="1"/>
    <w:rsid w:val="001116C0"/>
    <w:rPr>
      <w:rFonts w:ascii="Times New Roman" w:eastAsia="標楷體" w:hAnsi="Times New Roman" w:cs="Times New Roman"/>
      <w:kern w:val="1"/>
      <w:sz w:val="28"/>
      <w:lang w:eastAsia="ar-SA"/>
    </w:rPr>
  </w:style>
  <w:style w:type="character" w:customStyle="1" w:styleId="2Char">
    <w:name w:val="標題 2 Char"/>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Char"/>
    <w:unhideWhenUsed/>
    <w:rsid w:val="001116C0"/>
  </w:style>
  <w:style w:type="character" w:customStyle="1" w:styleId="a5">
    <w:name w:val="註解文字 字元"/>
    <w:basedOn w:val="a1"/>
    <w:uiPriority w:val="99"/>
    <w:semiHidden/>
    <w:rsid w:val="001116C0"/>
    <w:rPr>
      <w:kern w:val="0"/>
      <w:lang w:eastAsia="ja-JP"/>
    </w:rPr>
  </w:style>
  <w:style w:type="character" w:customStyle="1" w:styleId="Char">
    <w:name w:val="註解文字 Char"/>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Char0"/>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Char0">
    <w:name w:val="註解方塊文字 Char"/>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Char1"/>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Char1">
    <w:name w:val="註解主旨 Char"/>
    <w:basedOn w:val="Char"/>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Char2"/>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Char2">
    <w:name w:val="頁首 Char"/>
    <w:basedOn w:val="a1"/>
    <w:link w:val="ad"/>
    <w:rsid w:val="001116C0"/>
    <w:rPr>
      <w:kern w:val="0"/>
      <w:sz w:val="20"/>
      <w:szCs w:val="20"/>
      <w:lang w:eastAsia="ja-JP"/>
    </w:rPr>
  </w:style>
  <w:style w:type="paragraph" w:styleId="af">
    <w:name w:val="footer"/>
    <w:basedOn w:val="a0"/>
    <w:link w:val="Char3"/>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Char3">
    <w:name w:val="頁尾 Char"/>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Char">
    <w:name w:val="HTML 預設格式 Char"/>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Char4"/>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Char4">
    <w:name w:val="本文 Char"/>
    <w:basedOn w:val="a1"/>
    <w:link w:val="af6"/>
    <w:rsid w:val="001116C0"/>
    <w:rPr>
      <w:rFonts w:ascii="標楷體" w:eastAsia="標楷體" w:hAnsi="標楷體" w:cs="標楷體"/>
      <w:color w:val="333333"/>
      <w:kern w:val="1"/>
      <w:szCs w:val="13"/>
      <w:lang w:eastAsia="ar-SA"/>
    </w:rPr>
  </w:style>
  <w:style w:type="paragraph" w:styleId="af7">
    <w:name w:val="List"/>
    <w:basedOn w:val="af6"/>
    <w:rsid w:val="001116C0"/>
    <w:rPr>
      <w:rFonts w:cs="Lohit Hindi"/>
    </w:rPr>
  </w:style>
  <w:style w:type="paragraph" w:styleId="af8">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9">
    <w:name w:val="Body Text Indent"/>
    <w:basedOn w:val="a0"/>
    <w:link w:val="Char5"/>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Char5">
    <w:name w:val="本文縮排 Char"/>
    <w:basedOn w:val="a1"/>
    <w:link w:val="af9"/>
    <w:rsid w:val="001116C0"/>
    <w:rPr>
      <w:rFonts w:ascii="標楷體" w:eastAsia="標楷體" w:hAnsi="標楷體" w:cs="Times New Roman"/>
      <w:kern w:val="1"/>
      <w:sz w:val="28"/>
      <w:szCs w:val="20"/>
      <w:lang w:eastAsia="ar-SA"/>
    </w:rPr>
  </w:style>
  <w:style w:type="paragraph" w:styleId="20">
    <w:name w:val="Body Text Indent 2"/>
    <w:basedOn w:val="a0"/>
    <w:link w:val="2Char0"/>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Char0">
    <w:name w:val="本文縮排 2 Char"/>
    <w:basedOn w:val="a1"/>
    <w:link w:val="20"/>
    <w:rsid w:val="001116C0"/>
    <w:rPr>
      <w:rFonts w:ascii="Times New Roman" w:eastAsia="新細明體" w:hAnsi="Times New Roman" w:cs="Times New Roman"/>
      <w:kern w:val="1"/>
      <w:lang w:eastAsia="ar-SA"/>
    </w:rPr>
  </w:style>
  <w:style w:type="paragraph" w:styleId="3">
    <w:name w:val="Body Text Indent 3"/>
    <w:basedOn w:val="a0"/>
    <w:link w:val="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Char">
    <w:name w:val="本文縮排 3 Char"/>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panose1 w:val="02020500000000000000"/>
    <w:charset w:val="51"/>
    <w:family w:val="auto"/>
    <w:pitch w:val="variable"/>
    <w:sig w:usb0="A00002FF" w:usb1="28CFFCFA" w:usb2="00000016" w:usb3="00000000" w:csb0="001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panose1 w:val="02020509000000000000"/>
    <w:charset w:val="51"/>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792"/>
    <w:rsid w:val="004244A6"/>
    <w:rsid w:val="00657792"/>
    <w:rsid w:val="00D22E4E"/>
    <w:rsid w:val="00E42F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244A6"/>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244A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39</Pages>
  <Words>9034</Words>
  <Characters>51497</Characters>
  <Application>Microsoft Macintosh Word</Application>
  <DocSecurity>0</DocSecurity>
  <Lines>429</Lines>
  <Paragraphs>120</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60411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冬川 鍾</cp:lastModifiedBy>
  <cp:revision>65</cp:revision>
  <dcterms:created xsi:type="dcterms:W3CDTF">2017-08-28T17:18:00Z</dcterms:created>
  <dcterms:modified xsi:type="dcterms:W3CDTF">2017-09-05T19:24:00Z</dcterms:modified>
</cp:coreProperties>
</file>