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57B9EE96" w:rsidR="001116C0" w:rsidRPr="00C26AC4" w:rsidDel="00416613" w:rsidRDefault="001116C0" w:rsidP="001116C0">
      <w:pPr>
        <w:tabs>
          <w:tab w:val="left" w:pos="4770"/>
        </w:tabs>
        <w:spacing w:line="480" w:lineRule="auto"/>
        <w:rPr>
          <w:del w:id="0" w:author="Microsoft Office 使用者" w:date="2017-09-11T16:12:00Z"/>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del w:id="9" w:author="Microsoft Office 使用者" w:date="2017-09-11T16:13:00Z">
        <w:r w:rsidDel="00416613">
          <w:rPr>
            <w:rFonts w:ascii="Times New Roman" w:hAnsi="Times New Roman" w:cs="Times New Roman"/>
            <w:lang w:eastAsia="zh-TW"/>
          </w:rPr>
          <w:delText xml:space="preserve"> </w:delText>
        </w:r>
      </w:del>
      <w:ins w:id="10" w:author="Microsoft Office 使用者" w:date="2017-09-07T13:08:00Z">
        <w:r w:rsidR="00EE03EB">
          <w:rPr>
            <w:rFonts w:ascii="Times New Roman" w:hAnsi="Times New Roman" w:cs="Times New Roman"/>
            <w:lang w:eastAsia="zh-TW"/>
          </w:rPr>
          <w:t xml:space="preserve"> </w:t>
        </w:r>
      </w:ins>
      <w:r>
        <w:rPr>
          <w:rFonts w:ascii="Times New Roman" w:hAnsi="Times New Roman" w:cs="Times New Roman"/>
          <w:lang w:eastAsia="zh-TW"/>
        </w:rPr>
        <w:t xml:space="preserve">available </w:t>
      </w:r>
      <w:ins w:id="11" w:author="Microsoft Office 使用者" w:date="2017-09-11T16:13:00Z">
        <w:r w:rsidR="00416613">
          <w:rPr>
            <w:rFonts w:ascii="Times New Roman" w:hAnsi="Times New Roman" w:cs="Times New Roman"/>
            <w:lang w:eastAsia="zh-TW"/>
          </w:rPr>
          <w:t>o</w:t>
        </w:r>
      </w:ins>
      <w:del w:id="12" w:author="Microsoft Office 使用者" w:date="2017-09-11T16:13:00Z">
        <w:r w:rsidDel="00416613">
          <w:rPr>
            <w:rFonts w:ascii="Times New Roman" w:hAnsi="Times New Roman" w:cs="Times New Roman"/>
            <w:lang w:eastAsia="zh-TW"/>
          </w:rPr>
          <w:delText>i</w:delText>
        </w:r>
      </w:del>
      <w:r>
        <w:rPr>
          <w:rFonts w:ascii="Times New Roman" w:hAnsi="Times New Roman" w:cs="Times New Roman"/>
          <w:lang w:eastAsia="zh-TW"/>
        </w:rPr>
        <w:t xml:space="preserve">n </w:t>
      </w:r>
      <w:ins w:id="13" w:author="Microsoft Office 使用者" w:date="2017-09-07T13:07:00Z">
        <w:r w:rsidR="00416613" w:rsidRPr="00416613">
          <w:rPr>
            <w:rFonts w:ascii="Times New Roman" w:hAnsi="Times New Roman" w:cs="Times New Roman"/>
            <w:lang w:eastAsia="zh-TW"/>
          </w:rPr>
          <w:t>CRAN</w:t>
        </w:r>
      </w:ins>
      <w:ins w:id="14" w:author="Microsoft Office 使用者" w:date="2017-09-11T16:15:00Z">
        <w:r w:rsidR="00D34566">
          <w:rPr>
            <w:rFonts w:ascii="Times New Roman" w:hAnsi="Times New Roman" w:cs="Times New Roman"/>
            <w:lang w:eastAsia="zh-TW"/>
          </w:rPr>
          <w:t xml:space="preserve"> </w:t>
        </w:r>
      </w:ins>
      <w:del w:id="15"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6" w:author="Microsoft Office 使用者" w:date="2017-09-11T16:14:00Z">
        <w:r w:rsidR="00D34566">
          <w:rPr>
            <w:rFonts w:ascii="Times New Roman" w:hAnsi="Times New Roman" w:cs="Times New Roman"/>
          </w:rPr>
          <w:t>-</w:t>
        </w:r>
      </w:ins>
      <w:ins w:id="17" w:author="Microsoft Office 使用者" w:date="2017-09-11T16:15:00Z">
        <w:r w:rsidR="00D34566">
          <w:rPr>
            <w:rFonts w:ascii="Times New Roman" w:hAnsi="Times New Roman" w:cs="Times New Roman"/>
          </w:rPr>
          <w:t xml:space="preserve"> </w:t>
        </w:r>
      </w:ins>
      <w:ins w:id="18" w:author="Microsoft Office 使用者" w:date="2017-09-11T16:14:00Z">
        <w:r w:rsidR="00D34566">
          <w:rPr>
            <w:rFonts w:ascii="Times New Roman" w:hAnsi="Times New Roman" w:cs="Times New Roman"/>
          </w:rPr>
          <w:t>Package</w:t>
        </w:r>
      </w:ins>
      <w:ins w:id="19" w:author="Microsoft Office 使用者" w:date="2017-09-11T16:15:00Z">
        <w:r w:rsidR="00D34566">
          <w:rPr>
            <w:rFonts w:ascii="Times New Roman" w:hAnsi="Times New Roman" w:cs="Times New Roman"/>
          </w:rPr>
          <w:t>:</w:t>
        </w:r>
      </w:ins>
      <w:del w:id="20"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r>
        <w:rPr>
          <w:rFonts w:ascii="Times New Roman" w:hAnsi="Times New Roman" w:cs="Times New Roman"/>
          <w:i/>
        </w:rPr>
        <w:t>BMhyb</w:t>
      </w:r>
      <w:ins w:id="21" w:author="Microsoft Office 使用者" w:date="2017-09-11T16:13:00Z">
        <w:r w:rsidR="00AA00FC">
          <w:rPr>
            <w:rFonts w:ascii="Times New Roman" w:hAnsi="Times New Roman" w:cs="Times New Roman"/>
          </w:rPr>
          <w:t>.</w:t>
        </w:r>
      </w:ins>
      <w:del w:id="22" w:author="Microsoft Office 使用者" w:date="2017-09-11T16:12:00Z">
        <w:r w:rsidDel="00416613">
          <w:rPr>
            <w:rFonts w:ascii="Times New Roman" w:hAnsi="Times New Roman" w:cs="Times New Roman"/>
          </w:rPr>
          <w:delText>.</w:delText>
        </w:r>
      </w:del>
    </w:p>
    <w:p w14:paraId="28EC6DFA" w14:textId="77777777" w:rsidR="001116C0" w:rsidRPr="00A54453" w:rsidRDefault="001116C0">
      <w:pPr>
        <w:tabs>
          <w:tab w:val="left" w:pos="4770"/>
        </w:tabs>
        <w:spacing w:line="480" w:lineRule="auto"/>
        <w:rPr>
          <w:rFonts w:ascii="Times New Roman" w:hAnsi="Times New Roman" w:cs="Times New Roman"/>
        </w:rPr>
        <w:pPrChange w:id="23" w:author="Microsoft Office 使用者" w:date="2017-09-11T16:12:00Z">
          <w:pPr>
            <w:spacing w:line="480" w:lineRule="auto"/>
          </w:pPr>
        </w:pPrChange>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24"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25"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26"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ins w:id="27" w:author="冬川 鍾" w:date="2017-09-03T03:24:00Z">
        <w:r w:rsidR="00E53089">
          <w:rPr>
            <w:rFonts w:ascii="Times New Roman" w:hAnsi="Times New Roman" w:cs="Times New Roman"/>
            <w:lang w:eastAsia="zh-TW"/>
          </w:rPr>
          <w:t xml:space="preserve">; </w:t>
        </w:r>
        <w:commentRangeStart w:id="28"/>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8"/>
        <w:r w:rsidR="00E53089">
          <w:rPr>
            <w:rStyle w:val="CommentReference"/>
          </w:rPr>
          <w:commentReference w:id="28"/>
        </w:r>
        <w:r w:rsidR="00E53089">
          <w:rPr>
            <w:rFonts w:ascii="Times New Roman" w:hAnsi="Times New Roman" w:cs="Times New Roman"/>
            <w:lang w:eastAsia="zh-TW"/>
          </w:rPr>
          <w:t>-Lemus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29"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30"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31"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32"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33" w:author="冬川 鍾" w:date="2017-09-03T02:18:00Z">
        <w:r w:rsidR="00656F6B">
          <w:rPr>
            <w:rFonts w:ascii="Times New Roman" w:eastAsia="標楷體" w:hAnsi="Times New Roman" w:cs="Times New Roman"/>
            <w:lang w:eastAsia="zh-TW"/>
          </w:rPr>
          <w:t>time</w:t>
        </w:r>
      </w:ins>
      <w:del w:id="34"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35"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36"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37"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8" w:author="冬川 鍾" w:date="2017-09-06T03:10:00Z">
        <w:r w:rsidR="00990398">
          <w:rPr>
            <w:rFonts w:ascii="Times New Roman" w:eastAsia="標楷體" w:hAnsi="Times New Roman" w:cs="Times New Roman"/>
            <w:lang w:eastAsia="zh-TW"/>
          </w:rPr>
          <w:t>plot</w:t>
        </w:r>
      </w:ins>
      <w:del w:id="39"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40" w:author="冬川 鍾" w:date="2017-09-06T03:10:00Z">
        <w:r w:rsidR="00990398">
          <w:rPr>
            <w:rFonts w:ascii="Times New Roman" w:eastAsia="標楷體" w:hAnsi="Times New Roman" w:cs="Times New Roman"/>
            <w:lang w:eastAsia="zh-TW"/>
          </w:rPr>
          <w:t>plot</w:t>
        </w:r>
      </w:ins>
      <w:del w:id="41"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42"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43" w:author="冬川 鍾" w:date="2017-09-03T02:23:00Z">
        <w:r w:rsidR="00833D3B">
          <w:rPr>
            <w:rFonts w:ascii="Times New Roman" w:eastAsia="標楷體" w:hAnsi="Times New Roman" w:cs="Times New Roman"/>
            <w:lang w:eastAsia="zh-TW"/>
          </w:rPr>
          <w:t>Under Brownian motion model, t</w:t>
        </w:r>
      </w:ins>
      <w:del w:id="44"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45"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46"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47"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8"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49"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50"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51"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52"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53"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54"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0F307E"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55"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56"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57" w:author="冬川 鍾" w:date="2017-09-03T02:26:00Z">
        <w:r w:rsidR="001116C0" w:rsidRPr="00A54453" w:rsidDel="00833D3B">
          <w:rPr>
            <w:rFonts w:ascii="Times New Roman" w:hAnsi="Times New Roman" w:cs="Times New Roman"/>
            <w:lang w:eastAsia="zh-TW"/>
          </w:rPr>
          <w:delText>,</w:delText>
        </w:r>
      </w:del>
      <w:ins w:id="58" w:author="冬川 鍾" w:date="2017-09-03T02:26:00Z">
        <w:r w:rsidR="00833D3B">
          <w:rPr>
            <w:rFonts w:ascii="Times New Roman" w:hAnsi="Times New Roman" w:cs="Times New Roman"/>
            <w:lang w:eastAsia="zh-TW"/>
          </w:rPr>
          <w:t xml:space="preserve"> </w:t>
        </w:r>
      </w:ins>
      <w:del w:id="59"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60" w:author="冬川 鍾" w:date="2017-09-03T02:26:00Z">
        <w:r w:rsidR="00833D3B">
          <w:rPr>
            <w:rFonts w:ascii="Times New Roman" w:hAnsi="Times New Roman" w:cs="Times New Roman"/>
            <w:lang w:eastAsia="zh-TW"/>
          </w:rPr>
          <w:t>d</w:t>
        </w:r>
      </w:ins>
      <w:del w:id="61"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62"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0F307E">
      <w:pPr>
        <w:spacing w:line="480" w:lineRule="auto"/>
        <w:jc w:val="center"/>
        <w:rPr>
          <w:ins w:id="63" w:author="冬川 鍾" w:date="2017-09-03T02:27:00Z"/>
          <w:rFonts w:ascii="Times New Roman" w:hAnsi="Times New Roman" w:cs="Times New Roman"/>
        </w:rPr>
        <w:pPrChange w:id="64"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65"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66" w:author="冬川 鍾" w:date="2017-09-03T02:28:00Z"/>
          <w:rFonts w:ascii="Times New Roman" w:hAnsi="Times New Roman" w:cs="Times New Roman"/>
          <w:lang w:eastAsia="zh-TW"/>
        </w:rPr>
      </w:pPr>
      <w:ins w:id="67" w:author="冬川 鍾" w:date="2017-09-03T02:27:00Z">
        <w:r>
          <w:rPr>
            <w:rFonts w:ascii="Times New Roman" w:hAnsi="Times New Roman" w:cs="Times New Roman"/>
          </w:rPr>
          <w:t xml:space="preserve">In particular, </w:t>
        </w:r>
      </w:ins>
    </w:p>
    <w:p w14:paraId="39A63E4C" w14:textId="3F388EAE" w:rsidR="001116C0" w:rsidRDefault="000F307E">
      <w:pPr>
        <w:spacing w:line="480" w:lineRule="auto"/>
        <w:rPr>
          <w:rFonts w:ascii="Times New Roman" w:hAnsi="Times New Roman" w:cs="Times New Roman"/>
        </w:rPr>
        <w:pPrChange w:id="68" w:author="冬川 鍾" w:date="2017-09-03T02:28:00Z">
          <w:pPr>
            <w:spacing w:line="480" w:lineRule="auto"/>
            <w:ind w:right="396"/>
          </w:pPr>
        </w:pPrChange>
      </w:pPr>
      <m:oMath>
        <m:sSub>
          <m:sSubPr>
            <m:ctrlPr>
              <w:ins w:id="69" w:author="冬川 鍾" w:date="2017-09-03T02:27:00Z">
                <w:rPr>
                  <w:rFonts w:ascii="Cambria Math" w:hAnsi="Cambria Math" w:cs="Times New Roman"/>
                  <w:i/>
                  <w:vertAlign w:val="subscript"/>
                </w:rPr>
              </w:ins>
            </m:ctrlPr>
          </m:sSubPr>
          <m:e>
            <w:ins w:id="70" w:author="冬川 鍾" w:date="2017-09-03T02:27:00Z">
              <m:r>
                <w:rPr>
                  <w:rFonts w:ascii="Cambria Math" w:hAnsi="Cambria Math" w:cs="Times New Roman"/>
                </w:rPr>
                <m:t>μ</m:t>
              </m:r>
            </w:ins>
          </m:e>
          <m:sub>
            <w:ins w:id="71" w:author="冬川 鍾" w:date="2017-09-03T02:27:00Z">
              <m:r>
                <w:rPr>
                  <w:rFonts w:ascii="Cambria Math" w:hAnsi="Cambria Math" w:cs="Times New Roman"/>
                  <w:vertAlign w:val="subscript"/>
                  <w:lang w:eastAsia="zh-TW"/>
                </w:rPr>
                <m:t>B</m:t>
              </m:r>
            </w:ins>
          </m:sub>
        </m:sSub>
      </m:oMath>
      <w:del w:id="72"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73"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74"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75"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76" w:author="冬川 鍾" w:date="2017-09-06T03:14:00Z">
                <w:rPr>
                  <w:rFonts w:ascii="Cambria Math" w:hAnsi="Cambria Math" w:cs="Times New Roman"/>
                  <w:i/>
                  <w:lang w:eastAsia="zh-TW"/>
                </w:rPr>
              </w:ins>
            </m:ctrlPr>
          </m:sSubPr>
          <m:e>
            <w:ins w:id="77" w:author="冬川 鍾" w:date="2017-09-06T03:14:00Z">
              <m:r>
                <w:rPr>
                  <w:rFonts w:ascii="Cambria Math" w:hAnsi="Cambria Math" w:cs="Times New Roman"/>
                  <w:lang w:eastAsia="zh-TW"/>
                </w:rPr>
                <m:t>σ</m:t>
              </m:r>
            </w:ins>
          </m:e>
          <m:sub>
            <w:ins w:id="78" w:author="冬川 鍾" w:date="2017-09-06T03:14:00Z">
              <m:r>
                <w:rPr>
                  <w:rFonts w:ascii="Cambria Math" w:hAnsi="Cambria Math" w:cs="Times New Roman"/>
                  <w:lang w:eastAsia="zh-TW"/>
                </w:rPr>
                <m:t>H</m:t>
              </m:r>
            </w:ins>
          </m:sub>
        </m:sSub>
        <m:sSubSup>
          <m:sSubSupPr>
            <m:ctrlPr>
              <w:del w:id="79" w:author="冬川 鍾" w:date="2017-09-06T03:14:00Z">
                <w:rPr>
                  <w:rFonts w:ascii="Cambria Math" w:hAnsi="Cambria Math" w:cs="Times New Roman"/>
                  <w:i/>
                </w:rPr>
              </w:del>
            </m:ctrlPr>
          </m:sSubSupPr>
          <m:e>
            <w:del w:id="80" w:author="冬川 鍾" w:date="2017-09-06T03:14:00Z">
              <m:r>
                <w:rPr>
                  <w:rFonts w:ascii="Cambria Math" w:hAnsi="Cambria Math" w:cs="Times New Roman"/>
                </w:rPr>
                <m:t>σ</m:t>
              </m:r>
            </w:del>
          </m:e>
          <m:sub>
            <w:del w:id="81" w:author="冬川 鍾" w:date="2017-09-06T03:14:00Z">
              <m:r>
                <w:rPr>
                  <w:rFonts w:ascii="Cambria Math" w:hAnsi="Cambria Math" w:cs="Times New Roman"/>
                </w:rPr>
                <m:t>H</m:t>
              </m:r>
            </w:del>
          </m:sub>
          <m:sup>
            <w:del w:id="82"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83" w:author="冬川 鍾" w:date="2017-09-03T02:33:00Z">
        <w:r w:rsidR="00F07EF1">
          <w:rPr>
            <w:rFonts w:ascii="Times New Roman" w:hAnsi="Times New Roman" w:cs="Times New Roman"/>
            <w:lang w:eastAsia="zh-TW"/>
          </w:rPr>
          <w:t xml:space="preserve"> species</w:t>
        </w:r>
      </w:ins>
      <w:del w:id="84"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85" w:author="冬川 鍾" w:date="2017-09-06T03:15:00Z">
                <w:rPr>
                  <w:rFonts w:ascii="Cambria Math" w:hAnsi="Cambria Math" w:cs="Times New Roman"/>
                  <w:i/>
                </w:rPr>
              </w:ins>
            </m:ctrlPr>
          </m:sSubPr>
          <m:e>
            <w:ins w:id="86" w:author="冬川 鍾" w:date="2017-09-06T03:15:00Z">
              <m:r>
                <w:rPr>
                  <w:rFonts w:ascii="Cambria Math" w:hAnsi="Cambria Math" w:cs="Times New Roman"/>
                </w:rPr>
                <m:t>σ</m:t>
              </m:r>
            </w:ins>
          </m:e>
          <m:sub>
            <w:ins w:id="87" w:author="冬川 鍾" w:date="2017-09-06T03:15:00Z">
              <m:r>
                <w:rPr>
                  <w:rFonts w:ascii="Cambria Math" w:hAnsi="Cambria Math" w:cs="Times New Roman"/>
                </w:rPr>
                <m:t>H</m:t>
              </m:r>
            </w:ins>
          </m:sub>
        </m:sSub>
        <w:ins w:id="88" w:author="冬川 鍾" w:date="2017-09-06T03:15:00Z">
          <m:r>
            <w:rPr>
              <w:rFonts w:ascii="Cambria Math" w:hAnsi="Cambria Math" w:cs="Times New Roman"/>
            </w:rPr>
            <m:t>=σ</m:t>
          </m:r>
        </w:ins>
        <m:sSubSup>
          <m:sSubSupPr>
            <m:ctrlPr>
              <w:del w:id="89" w:author="冬川 鍾" w:date="2017-09-06T03:15:00Z">
                <w:rPr>
                  <w:rFonts w:ascii="Cambria Math" w:hAnsi="Cambria Math" w:cs="Times New Roman"/>
                  <w:i/>
                </w:rPr>
              </w:del>
            </m:ctrlPr>
          </m:sSubSupPr>
          <m:e>
            <w:del w:id="90" w:author="冬川 鍾" w:date="2017-09-06T03:15:00Z">
              <m:r>
                <w:rPr>
                  <w:rFonts w:ascii="Cambria Math" w:hAnsi="Cambria Math" w:cs="Times New Roman"/>
                </w:rPr>
                <m:t>σ</m:t>
              </m:r>
            </w:del>
          </m:e>
          <m:sub>
            <w:del w:id="91" w:author="冬川 鍾" w:date="2017-09-06T03:15:00Z">
              <m:r>
                <w:rPr>
                  <w:rFonts w:ascii="Cambria Math" w:hAnsi="Cambria Math" w:cs="Times New Roman"/>
                </w:rPr>
                <m:t>H</m:t>
              </m:r>
            </w:del>
          </m:sub>
          <m:sup>
            <w:del w:id="92" w:author="冬川 鍾" w:date="2017-09-06T03:15:00Z">
              <m:r>
                <w:rPr>
                  <w:rFonts w:ascii="Cambria Math" w:hAnsi="Cambria Math" w:cs="Times New Roman"/>
                </w:rPr>
                <m:t>2</m:t>
              </m:r>
            </w:del>
          </m:sup>
        </m:sSubSup>
        <w:del w:id="93" w:author="冬川 鍾" w:date="2017-09-06T03:15:00Z">
          <m:r>
            <w:rPr>
              <w:rFonts w:ascii="Cambria Math" w:hAnsi="Cambria Math" w:cs="Times New Roman"/>
            </w:rPr>
            <m:t>=</m:t>
          </m:r>
        </w:del>
        <m:sSup>
          <m:sSupPr>
            <m:ctrlPr>
              <w:del w:id="94" w:author="冬川 鍾" w:date="2017-09-06T03:14:00Z">
                <w:rPr>
                  <w:rFonts w:ascii="Cambria Math" w:hAnsi="Cambria Math" w:cs="Times New Roman"/>
                  <w:i/>
                </w:rPr>
              </w:del>
            </m:ctrlPr>
          </m:sSupPr>
          <m:e>
            <w:del w:id="95" w:author="冬川 鍾" w:date="2017-09-06T03:14:00Z">
              <m:r>
                <w:rPr>
                  <w:rFonts w:ascii="Cambria Math" w:hAnsi="Cambria Math" w:cs="Times New Roman"/>
                </w:rPr>
                <m:t>σ</m:t>
              </m:r>
            </w:del>
          </m:e>
          <m:sup>
            <w:del w:id="96"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0F307E"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0F307E"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97" w:author="冬川 鍾" w:date="2017-09-03T02:35:00Z">
        <w:r w:rsidR="00F07EF1">
          <w:rPr>
            <w:rFonts w:ascii="Times New Roman" w:eastAsia="標楷體" w:hAnsi="Times New Roman" w:cs="Times New Roman"/>
            <w:lang w:eastAsia="zh-TW"/>
          </w:rPr>
          <w:t>can be</w:t>
        </w:r>
      </w:ins>
      <w:del w:id="98"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99"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100"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101" w:author="冬川 鍾" w:date="2017-09-03T02:37:00Z">
        <m:oMath>
          <m:r>
            <w:rPr>
              <w:rFonts w:ascii="Cambria Math" w:hAnsi="Cambria Math" w:cs="Times New Roman"/>
            </w:rPr>
            <m:t>μ</m:t>
          </m:r>
        </m:oMath>
      </w:ins>
      <w:del w:id="102"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0F307E"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103" w:author="冬川 鍾" w:date="2017-09-03T02:37:00Z">
                    <m:r>
                      <w:rPr>
                        <w:rFonts w:ascii="Cambria Math" w:hAnsi="Cambria Math" w:cs="Times New Roman"/>
                      </w:rPr>
                      <m:t>μ</m:t>
                    </m:r>
                  </w:ins>
                  <w:del w:id="104"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105"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106" w:author="Microsoft Office 使用者" w:date="2017-09-02T09:06:00Z">
        <w:r w:rsidR="00860596">
          <w:rPr>
            <w:rFonts w:ascii="Times New Roman" w:hAnsi="Times New Roman" w:cs="Times New Roman"/>
          </w:rPr>
          <w:t xml:space="preserve"> </w:t>
        </w:r>
      </w:ins>
      <w:del w:id="107" w:author="Microsoft Office 使用者" w:date="2017-09-02T09:05:00Z">
        <w:r w:rsidDel="004D3403">
          <w:rPr>
            <w:rFonts w:ascii="Times New Roman" w:hAnsi="Times New Roman" w:cs="Times New Roman"/>
          </w:rPr>
          <w:delText>.</w:delText>
        </w:r>
      </w:del>
      <w:del w:id="108" w:author="Microsoft Office 使用者" w:date="2017-09-02T09:06:00Z">
        <w:r w:rsidDel="00860596">
          <w:rPr>
            <w:rFonts w:ascii="Times New Roman" w:hAnsi="Times New Roman" w:cs="Times New Roman"/>
          </w:rPr>
          <w:delText xml:space="preserve"> </w:delText>
        </w:r>
      </w:del>
      <w:del w:id="109" w:author="Microsoft Office 使用者" w:date="2017-09-02T09:05:00Z">
        <w:r w:rsidDel="004D3403">
          <w:rPr>
            <w:rFonts w:ascii="Times New Roman" w:hAnsi="Times New Roman" w:cs="Times New Roman"/>
          </w:rPr>
          <w:delText>It must</w:delText>
        </w:r>
      </w:del>
      <w:del w:id="110" w:author="Microsoft Office 使用者" w:date="2017-09-02T09:06:00Z">
        <w:r w:rsidDel="00860596">
          <w:rPr>
            <w:rFonts w:ascii="Times New Roman" w:hAnsi="Times New Roman" w:cs="Times New Roman"/>
          </w:rPr>
          <w:delText xml:space="preserve"> be provided by the user, </w:delText>
        </w:r>
      </w:del>
      <w:ins w:id="111" w:author="冬川 鍾" w:date="2017-09-03T02:37:00Z">
        <w:r w:rsidR="00267A5E">
          <w:rPr>
            <w:rFonts w:ascii="Times New Roman" w:hAnsi="Times New Roman" w:cs="Times New Roman"/>
          </w:rPr>
          <w:t>that</w:t>
        </w:r>
      </w:ins>
      <w:del w:id="112"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13"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14" w:author="Microsoft Office 使用者" w:date="2017-09-02T09:06:00Z">
        <w:r w:rsidR="00887BDA">
          <w:rPr>
            <w:rFonts w:ascii="Times New Roman" w:hAnsi="Times New Roman" w:cs="Times New Roman"/>
          </w:rPr>
          <w:t xml:space="preserve"> Note that </w:t>
        </w:r>
      </w:ins>
      <m:oMath>
        <m:sSub>
          <m:sSubPr>
            <m:ctrlPr>
              <w:ins w:id="115" w:author="Microsoft Office 使用者" w:date="2017-09-02T09:07:00Z">
                <w:rPr>
                  <w:rFonts w:ascii="Cambria Math" w:hAnsi="Cambria Math" w:cs="Times New Roman"/>
                  <w:i/>
                </w:rPr>
              </w:ins>
            </m:ctrlPr>
          </m:sSubPr>
          <m:e>
            <w:ins w:id="116" w:author="Microsoft Office 使用者" w:date="2017-09-02T09:07:00Z">
              <m:r>
                <m:rPr>
                  <m:sty m:val="b"/>
                </m:rPr>
                <w:rPr>
                  <w:rFonts w:ascii="Cambria Math" w:hAnsi="Cambria Math" w:cs="Times New Roman"/>
                </w:rPr>
                <m:t>D</m:t>
              </m:r>
            </w:ins>
          </m:e>
          <m:sub>
            <m:sSub>
              <m:sSubPr>
                <m:ctrlPr>
                  <w:ins w:id="117" w:author="Microsoft Office 使用者" w:date="2017-09-02T09:07:00Z">
                    <w:rPr>
                      <w:rFonts w:ascii="Cambria Math" w:hAnsi="Cambria Math" w:cs="Times New Roman"/>
                      <w:i/>
                    </w:rPr>
                  </w:ins>
                </m:ctrlPr>
              </m:sSubPr>
              <m:e>
                <w:ins w:id="118" w:author="Microsoft Office 使用者" w:date="2017-09-02T09:07:00Z">
                  <m:r>
                    <w:rPr>
                      <w:rFonts w:ascii="Cambria Math" w:hAnsi="Cambria Math" w:cs="Times New Roman"/>
                    </w:rPr>
                    <m:t>t</m:t>
                  </m:r>
                </w:ins>
              </m:e>
              <m:sub>
                <w:ins w:id="119" w:author="Microsoft Office 使用者" w:date="2017-09-02T09:07:00Z">
                  <m:r>
                    <w:rPr>
                      <w:rFonts w:ascii="Cambria Math" w:hAnsi="Cambria Math" w:cs="Times New Roman"/>
                    </w:rPr>
                    <m:t>d</m:t>
                  </m:r>
                </w:ins>
              </m:sub>
            </m:sSub>
            <w:ins w:id="120" w:author="Microsoft Office 使用者" w:date="2017-09-02T09:07:00Z">
              <m:r>
                <w:rPr>
                  <w:rFonts w:ascii="Cambria Math" w:hAnsi="Cambria Math" w:cs="Times New Roman"/>
                </w:rPr>
                <m:t>,</m:t>
              </m:r>
            </w:ins>
            <m:sSub>
              <m:sSubPr>
                <m:ctrlPr>
                  <w:ins w:id="121" w:author="Microsoft Office 使用者" w:date="2017-09-02T09:07:00Z">
                    <w:rPr>
                      <w:rFonts w:ascii="Cambria Math" w:hAnsi="Cambria Math" w:cs="Times New Roman"/>
                      <w:i/>
                    </w:rPr>
                  </w:ins>
                </m:ctrlPr>
              </m:sSubPr>
              <m:e>
                <w:ins w:id="122" w:author="Microsoft Office 使用者" w:date="2017-09-02T09:07:00Z">
                  <m:r>
                    <w:rPr>
                      <w:rFonts w:ascii="Cambria Math" w:hAnsi="Cambria Math" w:cs="Times New Roman"/>
                    </w:rPr>
                    <m:t>t</m:t>
                  </m:r>
                </w:ins>
              </m:e>
              <m:sub>
                <w:ins w:id="123" w:author="Microsoft Office 使用者" w:date="2017-09-02T09:07:00Z">
                  <m:r>
                    <w:rPr>
                      <w:rFonts w:ascii="Cambria Math" w:hAnsi="Cambria Math" w:cs="Times New Roman"/>
                    </w:rPr>
                    <m:t>r</m:t>
                  </m:r>
                </w:ins>
              </m:sub>
            </m:sSub>
            <w:ins w:id="124" w:author="Microsoft Office 使用者" w:date="2017-09-02T09:07:00Z">
              <m:r>
                <w:rPr>
                  <w:rFonts w:ascii="Cambria Math" w:hAnsi="Cambria Math" w:cs="Times New Roman"/>
                </w:rPr>
                <m:t>,</m:t>
              </m:r>
              <m:r>
                <m:rPr>
                  <m:sty m:val="p"/>
                </m:rPr>
                <w:rPr>
                  <w:rFonts w:ascii="Cambria Math" w:hAnsi="Cambria Math" w:cs="Times New Roman"/>
                </w:rPr>
                <m:t>γ</m:t>
              </m:r>
            </w:ins>
          </m:sub>
        </m:sSub>
        <w:ins w:id="125" w:author="Microsoft Office 使用者" w:date="2017-09-02T09:07:00Z">
          <m:r>
            <w:rPr>
              <w:rFonts w:ascii="Cambria Math" w:hAnsi="Cambria Math" w:cs="Times New Roman"/>
            </w:rPr>
            <m:t xml:space="preserve"> </m:t>
          </m:r>
        </w:ins>
      </m:oMath>
      <w:ins w:id="126" w:author="Microsoft Office 使用者" w:date="2017-09-02T09:07:00Z">
        <w:r w:rsidR="00887BDA">
          <w:rPr>
            <w:rFonts w:ascii="Times New Roman" w:hAnsi="Times New Roman" w:cs="Times New Roman"/>
          </w:rPr>
          <w:t xml:space="preserve">must be </w:t>
        </w:r>
      </w:ins>
      <w:ins w:id="127"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8"/>
      <w:r>
        <w:rPr>
          <w:rFonts w:ascii="Times New Roman" w:eastAsia="標楷體" w:hAnsi="Times New Roman" w:cs="Times New Roman"/>
          <w:i/>
          <w:lang w:eastAsia="zh-TW"/>
        </w:rPr>
        <w:t>Numerical problems</w:t>
      </w:r>
      <w:commentRangeEnd w:id="128"/>
      <w:r>
        <w:rPr>
          <w:rStyle w:val="CommentReference"/>
        </w:rPr>
        <w:commentReference w:id="128"/>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29"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ins w:id="130"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31" w:author="Microsoft Office 使用者" w:date="2017-09-02T09:09:00Z">
        <w:r w:rsidR="00A27433">
          <w:rPr>
            <w:rFonts w:ascii="Times New Roman" w:hAnsi="Times New Roman" w:cs="Times New Roman"/>
          </w:rPr>
          <w:t xml:space="preserve"> </w:t>
        </w:r>
      </w:ins>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C0720D">
        <w:rPr>
          <w:rFonts w:ascii="Times New Roman" w:hAnsi="Times New Roman" w:cs="Times New Roman"/>
          <w:rPrChange w:id="132" w:author="Microsoft Office 使用者" w:date="2017-09-02T09:09:00Z">
            <w:rPr>
              <w:rFonts w:ascii="Times New Roman" w:hAnsi="Times New Roman" w:cs="Times New Roman"/>
              <w:highlight w:val="yellow"/>
            </w:rPr>
          </w:rPrChange>
        </w:rPr>
        <w:t xml:space="preserve">Brissette et al., 2007; </w:t>
      </w:r>
      <w:r w:rsidR="00724CE9" w:rsidRPr="00C0720D">
        <w:rPr>
          <w:rFonts w:ascii="Times New Roman" w:hAnsi="Times New Roman" w:cs="Times New Roman"/>
          <w:rPrChange w:id="133" w:author="Microsoft Office 使用者" w:date="2017-09-02T09:09:00Z">
            <w:rPr>
              <w:rFonts w:ascii="Times New Roman" w:hAnsi="Times New Roman" w:cs="Times New Roman"/>
              <w:highlight w:val="yellow"/>
            </w:rPr>
          </w:rPrChange>
        </w:rPr>
        <w:t xml:space="preserve">Higham 2002; </w:t>
      </w:r>
      <w:r w:rsidRPr="00C0720D">
        <w:rPr>
          <w:rFonts w:ascii="Times New Roman" w:hAnsi="Times New Roman" w:cs="Times New Roman"/>
          <w:rPrChange w:id="134"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w:t>
      </w:r>
      <w:del w:id="135"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6" w:author="Microsoft Office 使用者" w:date="2017-09-02T09:12:00Z">
        <w:del w:id="137"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38" w:author="Microsoft Office 使用者" w:date="2017-09-02T09:12:00Z">
        <w:r w:rsidR="005D7A3C">
          <w:rPr>
            <w:rFonts w:ascii="Times New Roman" w:hAnsi="Times New Roman" w:cs="Times New Roman"/>
          </w:rPr>
          <w:t>(Bates and Maechler 2017)</w:t>
        </w:r>
        <w:del w:id="139" w:author="冬川 鍾" w:date="2017-09-06T03:18:00Z">
          <w:r w:rsidR="005D7A3C" w:rsidDel="00A71EA0">
            <w:rPr>
              <w:rFonts w:ascii="Times New Roman" w:hAnsi="Times New Roman" w:cs="Times New Roman"/>
            </w:rPr>
            <w:delText xml:space="preserve"> </w:delText>
          </w:r>
        </w:del>
      </w:ins>
      <w:del w:id="140" w:author="Microsoft Office 使用者" w:date="2017-09-02T09:12:00Z">
        <w:r w:rsidR="00FB1F41" w:rsidDel="005D7A3C">
          <w:rPr>
            <w:rFonts w:ascii="Times New Roman" w:hAnsi="Times New Roman" w:cs="Times New Roman"/>
          </w:rPr>
          <w:delText>______</w:delText>
        </w:r>
      </w:del>
      <w:del w:id="141"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t>
      </w:r>
      <w:ins w:id="142"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43" w:author="Microsoft Office 使用者" w:date="2017-09-02T09:20:00Z">
        <w:del w:id="144"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45"/>
      <w:r>
        <w:rPr>
          <w:rFonts w:ascii="Times New Roman" w:hAnsi="Times New Roman" w:cs="Times New Roman"/>
        </w:rPr>
        <w:t>visualizations of the points</w:t>
      </w:r>
      <w:commentRangeEnd w:id="145"/>
      <w:r w:rsidR="00052387">
        <w:rPr>
          <w:rStyle w:val="CommentReference"/>
        </w:rPr>
        <w:commentReference w:id="145"/>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6"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21DEF10"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ins w:id="147" w:author="Microsoft Office 使用者" w:date="2017-09-15T09:30:00Z">
        <w:r w:rsidR="007E391B">
          <w:rPr>
            <w:rFonts w:ascii="Times New Roman" w:hAnsi="Times New Roman" w:cs="Times New Roman"/>
          </w:rPr>
          <w:t xml:space="preserve"> (</w:t>
        </w:r>
      </w:ins>
      <w:ins w:id="148" w:author="Microsoft Office 使用者" w:date="2017-09-15T09:31:00Z">
        <w:r w:rsidR="007E391B" w:rsidRPr="007E391B">
          <w:rPr>
            <w:rFonts w:ascii="Times New Roman" w:hAnsi="Times New Roman" w:cs="Times New Roman"/>
          </w:rPr>
          <w:t>SupplementalAnalysisForBrownianMotion.</w:t>
        </w:r>
        <w:r w:rsidR="007E391B">
          <w:rPr>
            <w:rFonts w:ascii="Times New Roman" w:hAnsi="Times New Roman" w:cs="Times New Roman"/>
          </w:rPr>
          <w:t>R</w:t>
        </w:r>
      </w:ins>
      <w:ins w:id="149" w:author="Microsoft Office 使用者" w:date="2017-09-15T09:30:00Z">
        <w:r w:rsidR="007E391B">
          <w:rPr>
            <w:rFonts w:ascii="Times New Roman" w:hAnsi="Times New Roman" w:cs="Times New Roman"/>
          </w:rPr>
          <w:t>)</w:t>
        </w:r>
      </w:ins>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 xml:space="preserve">Stadler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50"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51"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ins w:id="152"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53" w:author="Microsoft Office 使用者" w:date="2017-09-07T10:56:00Z">
        <w:r w:rsidR="006B2B46">
          <w:rPr>
            <w:rFonts w:ascii="Times New Roman" w:hAnsi="Times New Roman" w:cs="Times New Roman"/>
            <w:lang w:eastAsia="zh-TW"/>
          </w:rPr>
          <w:t>amma</w:t>
        </w:r>
      </w:ins>
      <w:del w:id="154"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155"/>
      <w:r>
        <w:rPr>
          <w:rFonts w:ascii="Times New Roman" w:hAnsi="Times New Roman" w:cs="Times New Roman"/>
          <w:lang w:eastAsia="zh-TW"/>
        </w:rPr>
        <w:t>U. of Michigan Museum of Zoology fish collection</w:t>
      </w:r>
      <w:commentRangeEnd w:id="155"/>
      <w:r>
        <w:rPr>
          <w:rStyle w:val="CommentReference"/>
        </w:rPr>
        <w:commentReference w:id="155"/>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w:t>
      </w:r>
      <w:ins w:id="156" w:author="冬川 鍾" w:date="2017-09-03T02:49:00Z">
        <w:r w:rsidR="00BA5E3F">
          <w:rPr>
            <w:rFonts w:ascii="Times New Roman" w:hAnsi="Times New Roman" w:cs="Times New Roman"/>
            <w:lang w:eastAsia="zh-TW"/>
          </w:rPr>
          <w:t>transform</w:t>
        </w:r>
      </w:ins>
      <w:del w:id="157"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ins w:id="158" w:author="冬川 鍾" w:date="2017-09-03T02:50:00Z">
        <w:r w:rsidR="00BA5E3F">
          <w:rPr>
            <w:rFonts w:ascii="Times New Roman" w:hAnsi="Times New Roman" w:cs="Times New Roman"/>
            <w:lang w:eastAsia="zh-TW"/>
          </w:rPr>
          <w:t>F</w:t>
        </w:r>
      </w:ins>
      <w:del w:id="159"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60"/>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160"/>
      <w:r>
        <w:rPr>
          <w:rStyle w:val="CommentReference"/>
        </w:rPr>
        <w:commentReference w:id="160"/>
      </w:r>
      <w:r>
        <w:rPr>
          <w:rFonts w:ascii="Times New Roman" w:hAnsi="Times New Roman" w:cs="Times New Roman"/>
          <w:lang w:eastAsia="zh-TW"/>
        </w:rPr>
        <w:t xml:space="preserve">As </w:t>
      </w:r>
      <w:ins w:id="161"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62" w:author="冬川 鍾" w:date="2017-09-03T02:50:00Z">
        <w:r w:rsidR="00953B61">
          <w:rPr>
            <w:rFonts w:ascii="Times New Roman" w:hAnsi="Times New Roman" w:cs="Times New Roman"/>
            <w:lang w:eastAsia="zh-TW"/>
          </w:rPr>
          <w:t>ure</w:t>
        </w:r>
      </w:ins>
      <w:del w:id="163"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64" w:author="冬川 鍾" w:date="2017-09-03T02:53:00Z">
        <w:r w:rsidR="00953B61">
          <w:rPr>
            <w:rFonts w:ascii="Times New Roman" w:hAnsi="Times New Roman" w:cs="Times New Roman"/>
            <w:lang w:eastAsia="zh-TW"/>
          </w:rPr>
          <w:t>1</w:t>
        </w:r>
      </w:ins>
      <w:del w:id="165"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166"/>
      <w:r>
        <w:rPr>
          <w:rFonts w:ascii="Times New Roman" w:eastAsia="標楷體" w:hAnsi="Times New Roman" w:cs="Times New Roman"/>
          <w:lang w:eastAsia="zh-TW"/>
        </w:rPr>
        <w:t xml:space="preserve"> The evolutionary relationships for cichlid (Fig</w:t>
      </w:r>
      <w:ins w:id="167" w:author="冬川 鍾" w:date="2017-09-03T02:54:00Z">
        <w:r w:rsidR="00953B61">
          <w:rPr>
            <w:rFonts w:ascii="Times New Roman" w:eastAsia="標楷體" w:hAnsi="Times New Roman" w:cs="Times New Roman"/>
            <w:lang w:eastAsia="zh-TW"/>
          </w:rPr>
          <w:t>ure</w:t>
        </w:r>
      </w:ins>
      <w:del w:id="168"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69" w:author="冬川 鍾" w:date="2017-09-06T03:21:00Z">
        <w:r w:rsidR="00A71EA0">
          <w:rPr>
            <w:rFonts w:ascii="Times New Roman" w:eastAsia="標楷體" w:hAnsi="Times New Roman" w:cs="Times New Roman"/>
            <w:lang w:eastAsia="zh-TW"/>
          </w:rPr>
          <w:t>plot</w:t>
        </w:r>
      </w:ins>
      <w:del w:id="170"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71" w:author="冬川 鍾" w:date="2017-09-03T02:54:00Z">
        <w:r w:rsidR="00953B61">
          <w:rPr>
            <w:rFonts w:ascii="Times New Roman" w:eastAsia="標楷體" w:hAnsi="Times New Roman" w:cs="Times New Roman"/>
            <w:lang w:eastAsia="zh-TW"/>
          </w:rPr>
          <w:t>ure</w:t>
        </w:r>
      </w:ins>
      <w:del w:id="172"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73" w:author="冬川 鍾" w:date="2017-09-06T03:21:00Z">
        <w:r w:rsidR="00A71EA0">
          <w:rPr>
            <w:rFonts w:ascii="Times New Roman" w:eastAsia="標楷體" w:hAnsi="Times New Roman" w:cs="Times New Roman"/>
            <w:lang w:eastAsia="zh-TW"/>
          </w:rPr>
          <w:t>lot</w:t>
        </w:r>
      </w:ins>
      <w:del w:id="174"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66"/>
      <w:r>
        <w:rPr>
          <w:rStyle w:val="CommentReference"/>
        </w:rPr>
        <w:commentReference w:id="166"/>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75"/>
      <w:r w:rsidRPr="00A54453">
        <w:rPr>
          <w:rFonts w:ascii="Times New Roman" w:eastAsia="標楷體" w:hAnsi="Times New Roman" w:cs="Times New Roman"/>
          <w:lang w:eastAsia="zh-TW"/>
        </w:rPr>
        <w:t>donor-recipient relationship</w:t>
      </w:r>
      <w:commentRangeEnd w:id="175"/>
      <w:r w:rsidR="00953B61">
        <w:rPr>
          <w:rStyle w:val="CommentReference"/>
        </w:rPr>
        <w:commentReference w:id="175"/>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en-US"/>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Del="00CA7144" w:rsidRDefault="001116C0" w:rsidP="001116C0">
      <w:pPr>
        <w:spacing w:line="480" w:lineRule="auto"/>
        <w:ind w:right="396"/>
        <w:rPr>
          <w:del w:id="176"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77" w:author="冬川 鍾" w:date="2017-09-03T02:56:00Z">
        <w:r w:rsidR="00CA7144">
          <w:rPr>
            <w:rFonts w:ascii="Times New Roman" w:hAnsi="Times New Roman" w:cs="Times New Roman"/>
            <w:lang w:eastAsia="zh-TW"/>
          </w:rPr>
          <w:t xml:space="preserve"> </w:t>
        </w:r>
      </w:ins>
      <w:del w:id="178"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79"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ins w:id="180" w:author="冬川 鍾" w:date="2017-09-03T03:01:00Z">
        <w:r w:rsidR="00985F3E">
          <w:rPr>
            <w:rFonts w:ascii="Times New Roman" w:eastAsia="標楷體" w:hAnsi="Times New Roman" w:cs="Times New Roman"/>
            <w:lang w:eastAsia="zh-TW"/>
          </w:rPr>
          <w:t>ifference</w:t>
        </w:r>
      </w:ins>
      <w:del w:id="181"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82" w:author="冬川 鍾" w:date="2017-09-03T03:01:00Z">
        <w:r w:rsidR="00985F3E">
          <w:rPr>
            <w:rFonts w:ascii="Times New Roman" w:eastAsia="標楷體" w:hAnsi="Times New Roman" w:cs="Times New Roman"/>
            <w:lang w:eastAsia="zh-TW"/>
          </w:rPr>
          <w:t>within</w:t>
        </w:r>
      </w:ins>
      <w:del w:id="183"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code and data files in this work can be found at Dryad Digital Repository </w:t>
      </w:r>
      <w:commentRangeStart w:id="184"/>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84"/>
      <w:r w:rsidR="00985F3E">
        <w:rPr>
          <w:rStyle w:val="CommentReference"/>
        </w:rPr>
        <w:commentReference w:id="184"/>
      </w:r>
      <w:r>
        <w:rPr>
          <w:rFonts w:ascii="Times New Roman" w:hAnsi="Times New Roman" w:cs="Times New Roman"/>
          <w:lang w:eastAsia="zh-TW"/>
        </w:rPr>
        <w:t>.</w:t>
      </w:r>
    </w:p>
    <w:p w14:paraId="67AAC52E" w14:textId="77777777" w:rsidR="001116C0" w:rsidDel="00985F3E" w:rsidRDefault="001116C0" w:rsidP="001116C0">
      <w:pPr>
        <w:spacing w:line="480" w:lineRule="auto"/>
        <w:rPr>
          <w:del w:id="185"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86" w:author="冬川 鍾" w:date="2017-09-03T03:04:00Z"/>
          <w:rFonts w:ascii="Times New Roman" w:hAnsi="Times New Roman" w:cs="Times New Roman"/>
          <w:lang w:eastAsia="zh-TW"/>
        </w:rPr>
      </w:pPr>
      <w:del w:id="187"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88"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89" w:author="冬川 鍾" w:date="2017-09-03T03:11:00Z"/>
          <w:rFonts w:ascii="Times New Roman" w:hAnsi="Times New Roman" w:cs="Times New Roman"/>
          <w:lang w:eastAsia="zh-TW"/>
        </w:rPr>
      </w:pPr>
      <w:ins w:id="190" w:author="冬川 鍾" w:date="2017-09-03T03:10:00Z">
        <w:r>
          <w:rPr>
            <w:rFonts w:ascii="Times New Roman" w:hAnsi="Times New Roman" w:cs="Times New Roman"/>
            <w:lang w:eastAsia="zh-TW"/>
          </w:rPr>
          <w:t>Parameter estimates were obtained using</w:t>
        </w:r>
      </w:ins>
      <w:ins w:id="191" w:author="冬川 鍾" w:date="2017-09-03T03:09:00Z">
        <w:r>
          <w:rPr>
            <w:rFonts w:ascii="Times New Roman" w:hAnsi="Times New Roman" w:cs="Times New Roman"/>
            <w:lang w:eastAsia="zh-TW"/>
          </w:rPr>
          <w:t xml:space="preserve"> </w:t>
        </w:r>
      </w:ins>
      <w:ins w:id="192" w:author="冬川 鍾" w:date="2017-09-03T03:10:00Z">
        <w:r>
          <w:rPr>
            <w:rFonts w:ascii="Times New Roman" w:hAnsi="Times New Roman" w:cs="Times New Roman"/>
            <w:lang w:eastAsia="zh-TW"/>
          </w:rPr>
          <w:t xml:space="preserve">searches of (i) </w:t>
        </w:r>
      </w:ins>
      <w:ins w:id="193" w:author="冬川 鍾" w:date="2017-09-03T03:11:00Z">
        <w:r>
          <w:rPr>
            <w:rFonts w:ascii="Times New Roman" w:hAnsi="Times New Roman" w:cs="Times New Roman"/>
            <w:lang w:eastAsia="zh-TW"/>
          </w:rPr>
          <w:t xml:space="preserve">optimization (ii) </w:t>
        </w:r>
      </w:ins>
      <w:ins w:id="194" w:author="冬川 鍾" w:date="2017-09-03T03:10:00Z">
        <w:r>
          <w:rPr>
            <w:rFonts w:ascii="Times New Roman" w:hAnsi="Times New Roman" w:cs="Times New Roman"/>
            <w:lang w:eastAsia="zh-TW"/>
          </w:rPr>
          <w:t>doing</w:t>
        </w:r>
      </w:ins>
      <w:ins w:id="195" w:author="冬川 鍾" w:date="2017-09-03T03:08:00Z">
        <w:r w:rsidR="00985F3E">
          <w:rPr>
            <w:rFonts w:ascii="Times New Roman" w:hAnsi="Times New Roman" w:cs="Times New Roman"/>
            <w:lang w:eastAsia="zh-TW"/>
          </w:rPr>
          <w:t xml:space="preserve"> </w:t>
        </w:r>
      </w:ins>
      <w:ins w:id="196" w:author="冬川 鍾" w:date="2017-09-03T03:06:00Z">
        <w:r w:rsidR="00985F3E">
          <w:rPr>
            <w:rFonts w:ascii="Times New Roman" w:hAnsi="Times New Roman" w:cs="Times New Roman"/>
            <w:lang w:eastAsia="zh-TW"/>
          </w:rPr>
          <w:t xml:space="preserve">grid only, </w:t>
        </w:r>
      </w:ins>
      <w:ins w:id="197" w:author="冬川 鍾" w:date="2017-09-03T03:11:00Z">
        <w:r>
          <w:rPr>
            <w:rFonts w:ascii="Times New Roman" w:hAnsi="Times New Roman" w:cs="Times New Roman"/>
            <w:lang w:eastAsia="zh-TW"/>
          </w:rPr>
          <w:t xml:space="preserve">(iii) </w:t>
        </w:r>
      </w:ins>
      <w:ins w:id="198" w:author="冬川 鍾" w:date="2017-09-03T03:06:00Z">
        <w:r w:rsidR="00985F3E">
          <w:rPr>
            <w:rFonts w:ascii="Times New Roman" w:hAnsi="Times New Roman" w:cs="Times New Roman"/>
            <w:lang w:eastAsia="zh-TW"/>
          </w:rPr>
          <w:t>grid first then</w:t>
        </w:r>
      </w:ins>
      <w:ins w:id="199" w:author="冬川 鍾" w:date="2017-09-03T03:08:00Z">
        <w:r w:rsidR="00985F3E">
          <w:rPr>
            <w:rFonts w:ascii="Times New Roman" w:hAnsi="Times New Roman" w:cs="Times New Roman"/>
            <w:lang w:eastAsia="zh-TW"/>
          </w:rPr>
          <w:t xml:space="preserve"> optimization</w:t>
        </w:r>
      </w:ins>
      <w:ins w:id="200" w:author="冬川 鍾" w:date="2017-09-03T03:06:00Z">
        <w:r>
          <w:rPr>
            <w:rFonts w:ascii="Times New Roman" w:hAnsi="Times New Roman" w:cs="Times New Roman"/>
            <w:lang w:eastAsia="zh-TW"/>
          </w:rPr>
          <w:t>.</w:t>
        </w:r>
      </w:ins>
      <w:ins w:id="201" w:author="冬川 鍾" w:date="2017-09-03T03:11:00Z">
        <w:r>
          <w:rPr>
            <w:rFonts w:ascii="Times New Roman" w:hAnsi="Times New Roman" w:cs="Times New Roman"/>
            <w:lang w:eastAsia="zh-TW"/>
          </w:rPr>
          <w:t xml:space="preserve"> </w:t>
        </w:r>
      </w:ins>
      <w:commentRangeStart w:id="202"/>
    </w:p>
    <w:p w14:paraId="2B479A91" w14:textId="67A186D4" w:rsidR="001116C0" w:rsidRDefault="001116C0" w:rsidP="001116C0">
      <w:pPr>
        <w:spacing w:line="480" w:lineRule="auto"/>
        <w:rPr>
          <w:rFonts w:ascii="Times New Roman" w:hAnsi="Times New Roman" w:cs="Times New Roman"/>
          <w:lang w:eastAsia="zh-TW"/>
        </w:rPr>
      </w:pPr>
      <w:commentRangeStart w:id="203"/>
      <w:r w:rsidRPr="00A54453">
        <w:rPr>
          <w:rFonts w:ascii="Times New Roman" w:hAnsi="Times New Roman" w:cs="Times New Roman"/>
          <w:lang w:eastAsia="zh-TW"/>
        </w:rPr>
        <w:t>Overall we were not pleased with performance</w:t>
      </w:r>
      <w:commentRangeEnd w:id="203"/>
      <w:r>
        <w:rPr>
          <w:rStyle w:val="CommentReference"/>
        </w:rPr>
        <w:commentReference w:id="203"/>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204" w:author="Microsoft Office 使用者" w:date="2017-09-02T10:02:00Z">
        <w:del w:id="205" w:author="冬川 鍾" w:date="2017-09-03T03:07:00Z">
          <w:r w:rsidR="00DF2A63" w:rsidDel="00985F3E">
            <w:rPr>
              <w:rFonts w:ascii="Times New Roman" w:hAnsi="Times New Roman" w:cs="Times New Roman"/>
              <w:lang w:eastAsia="zh-TW"/>
            </w:rPr>
            <w:delText xml:space="preserve"> </w:delText>
          </w:r>
        </w:del>
      </w:ins>
      <w:del w:id="206"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202"/>
    <w:p w14:paraId="750170C8" w14:textId="77777777" w:rsidR="001116C0" w:rsidRDefault="00057A74" w:rsidP="001116C0">
      <w:pPr>
        <w:spacing w:line="480" w:lineRule="auto"/>
        <w:rPr>
          <w:rFonts w:ascii="Times New Roman" w:hAnsi="Times New Roman" w:cs="Times New Roman"/>
          <w:lang w:eastAsia="zh-TW"/>
        </w:rPr>
      </w:pPr>
      <w:r>
        <w:rPr>
          <w:rStyle w:val="CommentReference"/>
        </w:rPr>
        <w:commentReference w:id="202"/>
      </w:r>
    </w:p>
    <w:p w14:paraId="5350AD21" w14:textId="71A0C7B4" w:rsidR="001116C0" w:rsidRDefault="007E0F84" w:rsidP="001116C0">
      <w:pPr>
        <w:spacing w:line="480" w:lineRule="auto"/>
        <w:rPr>
          <w:rFonts w:ascii="Times New Roman" w:hAnsi="Times New Roman" w:cs="Times New Roman"/>
          <w:lang w:eastAsia="zh-TW"/>
        </w:rPr>
      </w:pPr>
      <w:ins w:id="207"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208"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09"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5068B090" w:rsidR="001116C0" w:rsidRDefault="001116C0" w:rsidP="001116C0">
      <w:pPr>
        <w:spacing w:line="480" w:lineRule="auto"/>
        <w:rPr>
          <w:rFonts w:ascii="Times New Roman" w:hAnsi="Times New Roman" w:cs="Times New Roman"/>
          <w:lang w:eastAsia="zh-TW"/>
        </w:rPr>
      </w:pPr>
      <w:del w:id="210" w:author="Microsoft Office User" w:date="2017-09-14T14:21:00Z">
        <w:r w:rsidDel="005A5DF9">
          <w:rPr>
            <w:rFonts w:ascii="Times New Roman" w:hAnsi="Times New Roman" w:cs="Times New Roman"/>
            <w:noProof/>
            <w:lang w:eastAsia="en-US"/>
            <w:rPrChange w:id="211" w:author="Unknown">
              <w:rPr>
                <w:noProof/>
                <w:lang w:eastAsia="en-US"/>
              </w:rPr>
            </w:rPrChange>
          </w:rPr>
          <w:drawing>
            <wp:inline distT="0" distB="0" distL="0" distR="0" wp14:anchorId="622C1750" wp14:editId="5B96D3E8">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12" w:author="Microsoft Office User" w:date="2017-09-14T14:21:00Z">
        <w:r w:rsidR="005A5DF9">
          <w:rPr>
            <w:rFonts w:ascii="Times New Roman" w:hAnsi="Times New Roman" w:cs="Times New Roman"/>
            <w:noProof/>
            <w:lang w:eastAsia="en-US"/>
            <w:rPrChange w:id="213" w:author="Unknown">
              <w:rPr>
                <w:noProof/>
                <w:lang w:eastAsia="en-US"/>
              </w:rPr>
            </w:rPrChange>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14"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15"/>
      <w:r>
        <w:rPr>
          <w:rFonts w:ascii="Times New Roman" w:hAnsi="Times New Roman" w:cs="Times New Roman"/>
        </w:rPr>
        <w:t>was often very wrong</w:t>
      </w:r>
      <w:commentRangeEnd w:id="215"/>
      <w:r w:rsidR="00057A74">
        <w:rPr>
          <w:rStyle w:val="CommentReference"/>
        </w:rPr>
        <w:commentReference w:id="215"/>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16"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17"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18"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9" w:author="冬川 鍾" w:date="2017-09-03T03:15:00Z">
                  <m:r>
                    <w:rPr>
                      <w:rFonts w:ascii="Cambria Math" w:hAnsi="Cambria Math" w:cs="Times New Roman"/>
                      <w:lang w:eastAsia="zh-TW"/>
                    </w:rPr>
                    <m:t>100</m:t>
                  </m:r>
                </w:ins>
                <w:ins w:id="220"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21" w:author="冬川 鍾" w:date="2017-09-03T03:16:00Z">
                      <m:r>
                        <w:rPr>
                          <w:rFonts w:ascii="Cambria Math" w:hAnsi="Cambria Math" w:cs="Times New Roman"/>
                          <w:lang w:eastAsia="zh-TW"/>
                        </w:rPr>
                        <m:t>0.13</m:t>
                      </m:r>
                    </w:ins>
                  </m:e>
                </m:func>
              </m:e>
            </m:func>
            <w:ins w:id="222" w:author="冬川 鍾" w:date="2017-09-03T03:15:00Z">
              <m:r>
                <w:rPr>
                  <w:rFonts w:ascii="Cambria Math" w:hAnsi="Cambria Math" w:cs="Times New Roman"/>
                  <w:lang w:eastAsia="zh-TW"/>
                </w:rPr>
                <m:t>)</m:t>
              </m:r>
            </w:ins>
          </m:e>
        </m:func>
      </m:oMath>
      <w:del w:id="223"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24" w:author="冬川 鍾" w:date="2017-09-03T03:16:00Z">
        <w:r w:rsidRPr="00A54453" w:rsidDel="00057A74">
          <w:rPr>
            <w:rFonts w:ascii="Times New Roman" w:hAnsi="Times New Roman" w:cs="Times New Roman"/>
            <w:lang w:eastAsia="zh-TW"/>
          </w:rPr>
          <w:delText xml:space="preserve">675 </w:delText>
        </w:r>
      </w:del>
      <w:ins w:id="225"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26"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27"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28" w:author="Microsoft Office 使用者" w:date="2017-09-02T09:46:00Z">
        <w:r w:rsidR="007E0F84">
          <w:rPr>
            <w:rFonts w:ascii="Times New Roman" w:hAnsi="Times New Roman" w:cs="Times New Roman"/>
          </w:rPr>
          <w:t xml:space="preserve"> (see</w:t>
        </w:r>
      </w:ins>
      <w:del w:id="229"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30"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31"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071A8DC1" w:rsidR="001116C0" w:rsidRDefault="001116C0" w:rsidP="001116C0">
      <w:pPr>
        <w:spacing w:line="480" w:lineRule="auto"/>
        <w:rPr>
          <w:rFonts w:ascii="Times New Roman" w:hAnsi="Times New Roman" w:cs="Times New Roman"/>
        </w:rPr>
      </w:pPr>
      <w:del w:id="232" w:author="Microsoft Office User" w:date="2017-09-15T11:48:00Z">
        <w:r w:rsidRPr="00333E67" w:rsidDel="000F307E">
          <w:rPr>
            <w:rFonts w:ascii="Times New Roman" w:hAnsi="Times New Roman" w:cs="Times New Roman"/>
            <w:noProof/>
            <w:lang w:eastAsia="en-US"/>
          </w:rPr>
          <w:drawing>
            <wp:inline distT="0" distB="0" distL="0" distR="0" wp14:anchorId="6E05376A" wp14:editId="63BD8DEA">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ins w:id="233" w:author="Microsoft Office User" w:date="2017-09-15T11:48:00Z">
        <w:r w:rsidR="000F307E">
          <w:rPr>
            <w:rFonts w:ascii="Times New Roman" w:hAnsi="Times New Roman" w:cs="Times New Roman"/>
            <w:noProof/>
            <w:lang w:eastAsia="en-US"/>
          </w:rPr>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34"/>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34"/>
      <w:r w:rsidR="0017074C">
        <w:rPr>
          <w:rStyle w:val="CommentReference"/>
        </w:rPr>
        <w:commentReference w:id="234"/>
      </w:r>
    </w:p>
    <w:p w14:paraId="4D475B4F" w14:textId="77777777" w:rsidR="001116C0" w:rsidRDefault="001116C0" w:rsidP="001116C0">
      <w:pPr>
        <w:spacing w:line="480" w:lineRule="auto"/>
        <w:rPr>
          <w:rFonts w:ascii="Times New Roman" w:hAnsi="Times New Roman" w:cs="Times New Roman"/>
        </w:rPr>
      </w:pPr>
    </w:p>
    <w:p w14:paraId="4586D33F" w14:textId="016716AE"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35"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r>
        <w:rPr>
          <w:rFonts w:ascii="Times New Roman" w:hAnsi="Times New Roman" w:cs="Times New Roman"/>
          <w:i/>
        </w:rPr>
        <w:t>Nicotiana</w:t>
      </w:r>
      <w:r>
        <w:rPr>
          <w:rFonts w:ascii="Times New Roman" w:hAnsi="Times New Roman" w:cs="Times New Roman"/>
        </w:rPr>
        <w:t xml:space="preserve">, the best model (with </w:t>
      </w:r>
      <w:ins w:id="236" w:author="冬川 鍾" w:date="2017-09-03T03:20:00Z">
        <w:r w:rsidR="00203996">
          <w:rPr>
            <w:rFonts w:ascii="Times New Roman" w:hAnsi="Times New Roman" w:cs="Times New Roman"/>
          </w:rPr>
          <w:t>OOO</w:t>
        </w:r>
      </w:ins>
      <w:del w:id="237"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38" w:author="Microsoft Office 使用者" w:date="2017-09-02T09:51:00Z">
        <w:r w:rsidR="005D3BCE">
          <w:rPr>
            <w:rFonts w:ascii="Times New Roman" w:hAnsi="Times New Roman" w:cs="Times New Roman"/>
          </w:rPr>
          <w:t>the 95</w:t>
        </w:r>
      </w:ins>
      <w:ins w:id="239" w:author="Microsoft Office User" w:date="2017-09-15T11:50:00Z">
        <w:r w:rsidR="000D4AC8">
          <w:rPr>
            <w:rFonts w:ascii="Times New Roman" w:hAnsi="Times New Roman" w:cs="Times New Roman"/>
          </w:rPr>
          <w:t xml:space="preserve"> </w:t>
        </w:r>
      </w:ins>
      <w:bookmarkStart w:id="240" w:name="_GoBack"/>
      <w:bookmarkEnd w:id="240"/>
      <w:ins w:id="241" w:author="Microsoft Office 使用者" w:date="2017-09-02T09:51:00Z">
        <w:r w:rsidR="005D3BCE">
          <w:rPr>
            <w:rFonts w:ascii="Times New Roman" w:hAnsi="Times New Roman" w:cs="Times New Roman"/>
          </w:rPr>
          <w:t>percent confidence interval (</w:t>
        </w:r>
      </w:ins>
      <w:r>
        <w:rPr>
          <w:rFonts w:ascii="Times New Roman" w:hAnsi="Times New Roman" w:cs="Times New Roman"/>
        </w:rPr>
        <w:t>CI</w:t>
      </w:r>
      <w:ins w:id="242"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610C9031" w:rsidR="001116C0" w:rsidRDefault="005A5DF9" w:rsidP="001116C0">
      <w:pPr>
        <w:spacing w:line="480" w:lineRule="auto"/>
        <w:rPr>
          <w:rFonts w:ascii="Times New Roman" w:hAnsi="Times New Roman" w:cs="Times New Roman"/>
        </w:rPr>
      </w:pPr>
      <w:ins w:id="243" w:author="Microsoft Office User" w:date="2017-09-14T14:22:00Z">
        <w:r>
          <w:rPr>
            <w:rFonts w:ascii="Times New Roman" w:hAnsi="Times New Roman" w:cs="Times New Roman"/>
            <w:noProof/>
            <w:lang w:eastAsia="en-US"/>
            <w:rPrChange w:id="244" w:author="Unknown">
              <w:rPr>
                <w:noProof/>
                <w:lang w:eastAsia="en-US"/>
              </w:rPr>
            </w:rPrChange>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ins>
      <w:commentRangeStart w:id="245"/>
      <w:del w:id="246" w:author="Microsoft Office User" w:date="2017-09-14T14:22:00Z">
        <w:r w:rsidR="001116C0" w:rsidRPr="00333E67" w:rsidDel="005A5DF9">
          <w:rPr>
            <w:rFonts w:ascii="Times New Roman" w:hAnsi="Times New Roman" w:cs="Times New Roman"/>
            <w:noProof/>
            <w:lang w:eastAsia="en-US"/>
            <w:rPrChange w:id="247" w:author="Unknown">
              <w:rPr>
                <w:noProof/>
                <w:lang w:eastAsia="en-US"/>
              </w:rPr>
            </w:rPrChange>
          </w:rPr>
          <w:drawing>
            <wp:inline distT="0" distB="0" distL="0" distR="0" wp14:anchorId="011F354D" wp14:editId="14B7E602">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del>
      <w:commentRangeEnd w:id="245"/>
      <w:r w:rsidR="00545EE2">
        <w:rPr>
          <w:rStyle w:val="CommentReference"/>
        </w:rPr>
        <w:commentReference w:id="245"/>
      </w:r>
    </w:p>
    <w:p w14:paraId="4A9F5C28" w14:textId="77777777" w:rsidR="001116C0" w:rsidRDefault="001116C0" w:rsidP="001116C0">
      <w:pPr>
        <w:spacing w:line="480" w:lineRule="auto"/>
        <w:rPr>
          <w:rFonts w:ascii="Times New Roman" w:hAnsi="Times New Roman" w:cs="Times New Roman"/>
        </w:rPr>
      </w:pPr>
    </w:p>
    <w:p w14:paraId="5E9F4558" w14:textId="64953F8B"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48"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w:t>
      </w:r>
      <w:r>
        <w:rPr>
          <w:rFonts w:ascii="Times New Roman" w:hAnsi="Times New Roman" w:cs="Times New Roman"/>
          <w:lang w:eastAsia="zh-TW"/>
        </w:rPr>
        <w:lastRenderedPageBreak/>
        <w:t>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49" w:author="Microsoft Office 使用者" w:date="2017-09-07T12:54:00Z">
        <w:r w:rsidR="00F43B23">
          <w:rPr>
            <w:rFonts w:ascii="Times New Roman" w:hAnsi="Times New Roman" w:cs="Times New Roman"/>
          </w:rPr>
          <w:t>-</w:t>
        </w:r>
      </w:ins>
      <w:del w:id="250"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51"/>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52" w:author="Microsoft Office 使用者" w:date="2017-09-02T10:03:00Z"/>
          <w:rFonts w:ascii="Times New Roman" w:eastAsia="標楷體" w:hAnsi="Times New Roman" w:cs="Times New Roman"/>
          <w:lang w:eastAsia="zh-TW"/>
        </w:rPr>
        <w:pPrChange w:id="253"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51"/>
      <w:r>
        <w:rPr>
          <w:rStyle w:val="CommentReference"/>
        </w:rPr>
        <w:commentReference w:id="251"/>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5678DB5B" w14:textId="77777777" w:rsidR="00E53089" w:rsidRDefault="00E53089" w:rsidP="001116C0">
      <w:pPr>
        <w:spacing w:line="480" w:lineRule="auto"/>
        <w:ind w:right="396"/>
        <w:rPr>
          <w:ins w:id="254"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55"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56"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57"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58"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59"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60" w:author="Microsoft Office 使用者" w:date="2017-09-02T09:55:00Z">
        <w:r w:rsidDel="007D7E70">
          <w:rPr>
            <w:rFonts w:ascii="Times New Roman" w:hAnsi="Times New Roman" w:cs="Times New Roman"/>
          </w:rPr>
          <w:delText xml:space="preserve"> can</w:delText>
        </w:r>
      </w:del>
      <w:del w:id="261" w:author="Microsoft Office 使用者" w:date="2017-09-02T09:56:00Z">
        <w:r w:rsidDel="007D7E70">
          <w:rPr>
            <w:rFonts w:ascii="Times New Roman" w:hAnsi="Times New Roman" w:cs="Times New Roman"/>
          </w:rPr>
          <w:delText xml:space="preserve"> now</w:delText>
        </w:r>
      </w:del>
      <w:ins w:id="262"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63"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64"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65"/>
      <w:r w:rsidRPr="00410BA7">
        <w:rPr>
          <w:rFonts w:ascii="Times New Roman" w:hAnsi="Times New Roman" w:cs="Times New Roman"/>
          <w:lang w:eastAsia="zh-TW"/>
        </w:rPr>
        <w:t>It performs surprisingly poorly</w:t>
      </w:r>
      <w:commentRangeEnd w:id="265"/>
      <w:r w:rsidR="00E53089">
        <w:rPr>
          <w:rStyle w:val="CommentReference"/>
        </w:rPr>
        <w:commentReference w:id="265"/>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66"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67"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68"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69" w:author="冬川 鍾" w:date="2017-09-03T03:23:00Z"/>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w:t>
      </w:r>
      <w:r>
        <w:rPr>
          <w:rFonts w:ascii="Times New Roman" w:hAnsi="Times New Roman" w:cs="Times New Roman"/>
          <w:lang w:eastAsia="zh-TW"/>
        </w:rPr>
        <w:lastRenderedPageBreak/>
        <w:t xml:space="preserve">relative(s)). Gene flow over continuous time periods is thus not modeled yet, though it would be a basic extension. </w:t>
      </w:r>
    </w:p>
    <w:p w14:paraId="72700DB2" w14:textId="77777777" w:rsidR="001116C0" w:rsidDel="001A37F4" w:rsidRDefault="001116C0">
      <w:pPr>
        <w:spacing w:line="480" w:lineRule="auto"/>
        <w:rPr>
          <w:del w:id="270" w:author="Microsoft Office 使用者" w:date="2017-09-02T10:05:00Z"/>
          <w:rFonts w:ascii="Times New Roman" w:hAnsi="Times New Roman" w:cs="Times New Roman"/>
          <w:lang w:eastAsia="zh-TW"/>
        </w:rPr>
        <w:pPrChange w:id="271" w:author="Microsoft Office 使用者" w:date="2017-09-02T10:05:00Z">
          <w:pPr>
            <w:spacing w:line="480" w:lineRule="auto"/>
            <w:jc w:val="center"/>
          </w:pPr>
        </w:pPrChange>
      </w:pPr>
    </w:p>
    <w:p w14:paraId="08FE618C" w14:textId="77777777" w:rsidR="001A37F4" w:rsidRDefault="001A37F4" w:rsidP="001116C0">
      <w:pPr>
        <w:spacing w:line="480" w:lineRule="auto"/>
        <w:rPr>
          <w:ins w:id="272"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73"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74"/>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74"/>
      <w:r>
        <w:rPr>
          <w:rStyle w:val="CommentReference"/>
        </w:rPr>
        <w:commentReference w:id="274"/>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CommentReference"/>
        </w:rPr>
        <w:commentReference w:id="275"/>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76"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77" w:author="Microsoft Office 使用者" w:date="2017-09-02T10:06:00Z"/>
          <w:del w:id="278"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79" w:author="Microsoft Office 使用者" w:date="2017-09-02T10:06:00Z"/>
          <w:del w:id="280"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81" w:author="Microsoft Office 使用者" w:date="2017-09-02T10:06:00Z"/>
          <w:del w:id="282"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83" w:author="Microsoft Office 使用者" w:date="2017-09-02T10:06:00Z"/>
          <w:rFonts w:ascii="Times New Roman" w:hAnsi="Times New Roman" w:cs="Times New Roman"/>
        </w:rPr>
      </w:pPr>
      <w:del w:id="284" w:author="Microsoft Office 使用者" w:date="2017-09-02T10:06:00Z">
        <w:r w:rsidRPr="00275104" w:rsidDel="0056660D">
          <w:rPr>
            <w:rFonts w:ascii="Times New Roman" w:hAnsi="Times New Roman" w:cs="Times New Roman"/>
          </w:rPr>
          <w:delText>A</w:delText>
        </w:r>
      </w:del>
      <w:moveToRangeStart w:id="285" w:author="Microsoft Office 使用者" w:date="2017-09-02T10:06:00Z" w:name="move492110139"/>
      <w:moveTo w:id="286" w:author="Microsoft Office 使用者" w:date="2017-09-02T10:06:00Z">
        <w:r w:rsidR="0056660D" w:rsidRPr="00227EE6">
          <w:rPr>
            <w:rFonts w:ascii="Times New Roman" w:hAnsi="Times New Roman" w:cs="Times New Roman"/>
          </w:rPr>
          <w:t>Ainouche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Parisod C.</w:t>
        </w:r>
        <w:r w:rsidR="0056660D">
          <w:rPr>
            <w:rFonts w:ascii="Times New Roman" w:hAnsi="Times New Roman" w:cs="Times New Roman"/>
          </w:rPr>
          <w:t>,</w:t>
        </w:r>
        <w:r w:rsidR="0056660D" w:rsidRPr="00227EE6">
          <w:rPr>
            <w:rFonts w:ascii="Times New Roman" w:hAnsi="Times New Roman" w:cs="Times New Roman"/>
          </w:rPr>
          <w:t xml:space="preserve"> Grandbastien M.-A.</w:t>
        </w:r>
        <w:r w:rsidR="0056660D">
          <w:rPr>
            <w:rFonts w:ascii="Times New Roman" w:hAnsi="Times New Roman" w:cs="Times New Roman"/>
          </w:rPr>
          <w:t>,</w:t>
        </w:r>
        <w:r w:rsidR="0056660D" w:rsidRPr="00227EE6">
          <w:rPr>
            <w:rFonts w:ascii="Times New Roman" w:hAnsi="Times New Roman" w:cs="Times New Roman"/>
          </w:rPr>
          <w:t xml:space="preserve"> Fukunaga, K.</w:t>
        </w:r>
        <w:r w:rsidR="0056660D">
          <w:rPr>
            <w:rFonts w:ascii="Times New Roman" w:hAnsi="Times New Roman" w:cs="Times New Roman"/>
          </w:rPr>
          <w:t>,</w:t>
        </w:r>
        <w:r w:rsidR="0056660D" w:rsidRPr="00227EE6">
          <w:rPr>
            <w:rFonts w:ascii="Times New Roman" w:hAnsi="Times New Roman" w:cs="Times New Roman"/>
          </w:rPr>
          <w:t xml:space="preserve"> Ricou M.</w:t>
        </w:r>
        <w:r w:rsidR="0056660D">
          <w:rPr>
            <w:rFonts w:ascii="Times New Roman" w:hAnsi="Times New Roman" w:cs="Times New Roman"/>
          </w:rPr>
          <w:t>,</w:t>
        </w:r>
        <w:r w:rsidR="0056660D" w:rsidRPr="00227EE6">
          <w:rPr>
            <w:rFonts w:ascii="Times New Roman" w:hAnsi="Times New Roman" w:cs="Times New Roman"/>
          </w:rPr>
          <w:t xml:space="preserve"> Misset M.-T. 2008. </w:t>
        </w:r>
        <w:r w:rsidR="0056660D">
          <w:rPr>
            <w:rFonts w:ascii="Times New Roman" w:hAnsi="Times New Roman" w:cs="Times New Roman"/>
          </w:rPr>
          <w:t xml:space="preserve"> </w:t>
        </w:r>
        <w:r w:rsidR="0056660D" w:rsidRPr="00227EE6">
          <w:rPr>
            <w:rFonts w:ascii="Times New Roman" w:hAnsi="Times New Roman" w:cs="Times New Roman"/>
          </w:rPr>
          <w:t>Hybridization, polyploidy and invasion: Lessons from Spartina (Poaceae).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85"/>
    <w:p w14:paraId="24DABE34" w14:textId="77777777" w:rsidR="0056660D" w:rsidRDefault="0056660D" w:rsidP="0056660D">
      <w:pPr>
        <w:spacing w:line="480" w:lineRule="auto"/>
        <w:ind w:left="360" w:hanging="360"/>
        <w:outlineLvl w:val="0"/>
        <w:rPr>
          <w:ins w:id="287"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88" w:author="冬川 鍾" w:date="2017-09-03T03:25:00Z"/>
          <w:rFonts w:ascii="Times New Roman" w:hAnsi="Times New Roman" w:cs="Times New Roman"/>
        </w:rPr>
      </w:pPr>
      <w:ins w:id="289" w:author="Microsoft Office 使用者" w:date="2017-09-02T10:06:00Z">
        <w:r>
          <w:rPr>
            <w:rFonts w:ascii="Times New Roman" w:hAnsi="Times New Roman" w:cs="Times New Roman"/>
          </w:rPr>
          <w:t>A</w:t>
        </w:r>
      </w:ins>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90" w:author="Microsoft Office 使用者" w:date="2017-09-02T10:06:00Z" w:name="move492110139"/>
      <w:moveFrom w:id="291"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90"/>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0CDA4EA9" w14:textId="321DE1EA" w:rsidR="005D7A3C" w:rsidRDefault="005D7A3C" w:rsidP="001116C0">
      <w:pPr>
        <w:spacing w:line="480" w:lineRule="auto"/>
        <w:ind w:left="360" w:hanging="360"/>
        <w:rPr>
          <w:ins w:id="292" w:author="Microsoft Office 使用者" w:date="2017-09-02T09:15:00Z"/>
          <w:rFonts w:ascii="Times New Roman" w:hAnsi="Times New Roman" w:cs="Times New Roman"/>
        </w:rPr>
      </w:pPr>
      <w:ins w:id="293" w:author="Microsoft Office 使用者" w:date="2017-09-02T09:15:00Z">
        <w:r>
          <w:rPr>
            <w:rFonts w:ascii="Times New Roman" w:hAnsi="Times New Roman" w:cs="Times New Roman"/>
          </w:rPr>
          <w:t>Bates D. and Macheler</w:t>
        </w:r>
      </w:ins>
      <w:ins w:id="294"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95"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96"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97" w:author="Microsoft Office 使用者" w:date="2017-09-02T09:17:00Z">
        <w:r>
          <w:rPr>
            <w:rFonts w:ascii="Times New Roman" w:hAnsi="Times New Roman" w:cs="Times New Roman"/>
          </w:rPr>
          <w:t xml:space="preserve">1.2-11. Available: </w:t>
        </w:r>
      </w:ins>
      <w:ins w:id="298"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8"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9"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Del="0003388A" w:rsidRDefault="001116C0" w:rsidP="001116C0">
      <w:pPr>
        <w:tabs>
          <w:tab w:val="left" w:pos="2843"/>
        </w:tabs>
        <w:spacing w:line="480" w:lineRule="auto"/>
        <w:ind w:left="360" w:hanging="360"/>
        <w:rPr>
          <w:del w:id="299" w:author="Microsoft Office 使用者" w:date="2017-09-02T10:08:00Z"/>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300"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301"/>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301"/>
      <w:r>
        <w:rPr>
          <w:rStyle w:val="CommentReference"/>
        </w:rPr>
        <w:commentReference w:id="301"/>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20"/>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ony Jhwueng" w:date="2017-09-03T03:24:00Z" w:initials="TJ">
    <w:p w14:paraId="770199A9" w14:textId="77777777" w:rsidR="000F307E" w:rsidRDefault="000F307E" w:rsidP="00E53089">
      <w:pPr>
        <w:pStyle w:val="CommentText"/>
      </w:pPr>
      <w:r>
        <w:rPr>
          <w:rStyle w:val="CommentReference"/>
        </w:rPr>
        <w:annotationRef/>
      </w:r>
      <w:r w:rsidRPr="0026122C">
        <w:t>í,</w:t>
      </w:r>
    </w:p>
  </w:comment>
  <w:comment w:id="128" w:author="Microsoft Office 使用者" w:date="2016-08-22T09:59:00Z" w:initials="Office">
    <w:p w14:paraId="04E99E09" w14:textId="77777777" w:rsidR="000F307E" w:rsidRDefault="000F307E" w:rsidP="001116C0">
      <w:pPr>
        <w:pStyle w:val="CommentText"/>
      </w:pPr>
      <w:r>
        <w:rPr>
          <w:rStyle w:val="CommentReference"/>
        </w:rPr>
        <w:annotationRef/>
      </w:r>
    </w:p>
  </w:comment>
  <w:comment w:id="145" w:author="冬川 鍾" w:date="2017-09-03T02:43:00Z" w:initials="鍾">
    <w:p w14:paraId="73B36A99" w14:textId="73FCF837" w:rsidR="000F307E" w:rsidRDefault="000F307E">
      <w:pPr>
        <w:pStyle w:val="CommentText"/>
      </w:pPr>
      <w:r>
        <w:rPr>
          <w:rStyle w:val="CommentReference"/>
        </w:rPr>
        <w:annotationRef/>
      </w:r>
      <w:r>
        <w:t xml:space="preserve">Shall we put the visualizations in Supp. ? </w:t>
      </w:r>
    </w:p>
  </w:comment>
  <w:comment w:id="155" w:author="Tony Jhwueng" w:date="2017-08-10T11:50:00Z" w:initials="TJ">
    <w:p w14:paraId="17A4B1BD" w14:textId="77777777" w:rsidR="000F307E" w:rsidRPr="0026122C" w:rsidRDefault="000F307E" w:rsidP="001116C0">
      <w:pPr>
        <w:rPr>
          <w:rFonts w:ascii="Times" w:eastAsia="Times New Roman" w:hAnsi="Times" w:cs="Times New Roman"/>
          <w:sz w:val="20"/>
          <w:szCs w:val="20"/>
          <w:lang w:eastAsia="en-US"/>
        </w:rPr>
      </w:pPr>
      <w:r>
        <w:rPr>
          <w:rStyle w:val="CommentReference"/>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0F307E" w:rsidRPr="0026122C" w:rsidRDefault="000F307E" w:rsidP="001116C0">
      <w:pPr>
        <w:shd w:val="clear" w:color="auto" w:fill="FFFFFF"/>
        <w:rPr>
          <w:rFonts w:ascii="Arial" w:eastAsia="Times New Roman" w:hAnsi="Arial" w:cs="Arial"/>
          <w:color w:val="222222"/>
          <w:sz w:val="19"/>
          <w:szCs w:val="19"/>
          <w:lang w:eastAsia="en-US"/>
        </w:rPr>
      </w:pPr>
    </w:p>
    <w:p w14:paraId="49CA357F" w14:textId="77777777" w:rsidR="000F307E" w:rsidRPr="0026122C" w:rsidRDefault="000F307E"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0F307E" w:rsidRPr="0026122C" w:rsidRDefault="000F307E" w:rsidP="001116C0">
      <w:pPr>
        <w:shd w:val="clear" w:color="auto" w:fill="FFFFFF"/>
        <w:rPr>
          <w:rFonts w:ascii="Arial" w:eastAsia="Times New Roman" w:hAnsi="Arial" w:cs="Arial"/>
          <w:color w:val="222222"/>
          <w:sz w:val="19"/>
          <w:szCs w:val="19"/>
          <w:lang w:eastAsia="en-US"/>
        </w:rPr>
      </w:pPr>
    </w:p>
    <w:p w14:paraId="7324A8A2" w14:textId="77777777" w:rsidR="000F307E" w:rsidRPr="0026122C" w:rsidRDefault="000F307E"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0F307E" w:rsidRPr="0026122C" w:rsidRDefault="000F307E" w:rsidP="001116C0">
      <w:pPr>
        <w:shd w:val="clear" w:color="auto" w:fill="FFFFFF"/>
        <w:rPr>
          <w:rFonts w:ascii="Arial" w:eastAsia="Times New Roman" w:hAnsi="Arial" w:cs="Arial"/>
          <w:color w:val="222222"/>
          <w:sz w:val="19"/>
          <w:szCs w:val="19"/>
          <w:lang w:eastAsia="en-US"/>
        </w:rPr>
      </w:pPr>
    </w:p>
    <w:p w14:paraId="4C0B4AD6" w14:textId="77777777" w:rsidR="000F307E" w:rsidRPr="0026122C" w:rsidRDefault="000F307E"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0F307E" w:rsidRPr="0026122C" w:rsidRDefault="000F307E" w:rsidP="001116C0">
      <w:pPr>
        <w:shd w:val="clear" w:color="auto" w:fill="FFFFFF"/>
        <w:rPr>
          <w:rFonts w:ascii="Arial" w:eastAsia="Times New Roman" w:hAnsi="Arial" w:cs="Arial"/>
          <w:color w:val="222222"/>
          <w:sz w:val="19"/>
          <w:szCs w:val="19"/>
          <w:lang w:eastAsia="en-US"/>
        </w:rPr>
      </w:pPr>
    </w:p>
    <w:p w14:paraId="69031A33" w14:textId="77777777" w:rsidR="000F307E" w:rsidRPr="0026122C" w:rsidRDefault="000F307E"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0F307E" w:rsidRDefault="000F307E" w:rsidP="001116C0">
      <w:pPr>
        <w:pStyle w:val="CommentText"/>
      </w:pPr>
    </w:p>
  </w:comment>
  <w:comment w:id="160" w:author="Tony Jhwueng" w:date="2015-11-02T10:02:00Z" w:initials="TJ">
    <w:p w14:paraId="234350E5" w14:textId="5F50B4CC" w:rsidR="000F307E" w:rsidRDefault="000F307E" w:rsidP="001116C0">
      <w:pPr>
        <w:pStyle w:val="CommentText"/>
      </w:pPr>
      <w:r>
        <w:rPr>
          <w:rStyle w:val="CommentReference"/>
        </w:rPr>
        <w:annotationRef/>
      </w:r>
      <w:r>
        <w:t xml:space="preserve">Editor’s comment 13) Brian, cold you please help for response in the letter ? </w:t>
      </w:r>
    </w:p>
  </w:comment>
  <w:comment w:id="166" w:author="Tony Jhwueng" w:date="2015-11-02T10:26:00Z" w:initials="TJ">
    <w:p w14:paraId="0B7FAA79" w14:textId="77777777" w:rsidR="000F307E" w:rsidRDefault="000F307E" w:rsidP="001116C0">
      <w:pPr>
        <w:pStyle w:val="CommentText"/>
      </w:pPr>
      <w:r>
        <w:rPr>
          <w:rStyle w:val="CommentReference"/>
        </w:rPr>
        <w:annotationRef/>
      </w:r>
      <w:r>
        <w:t xml:space="preserve">Editor’s comment 15). He suggested not to start sentences with clause.  </w:t>
      </w:r>
    </w:p>
  </w:comment>
  <w:comment w:id="175" w:author="冬川 鍾" w:date="2017-09-03T02:56:00Z" w:initials="鍾">
    <w:p w14:paraId="0F9A8651" w14:textId="78869272" w:rsidR="000F307E" w:rsidRDefault="000F307E">
      <w:pPr>
        <w:pStyle w:val="CommentText"/>
      </w:pPr>
      <w:r>
        <w:rPr>
          <w:rStyle w:val="CommentReference"/>
        </w:rPr>
        <w:annotationRef/>
      </w:r>
      <w:r>
        <w:t>NEED output the flow table files when submitting.</w:t>
      </w:r>
    </w:p>
  </w:comment>
  <w:comment w:id="184" w:author="冬川 鍾" w:date="2017-09-03T03:03:00Z" w:initials="鍾">
    <w:p w14:paraId="5E562DA3" w14:textId="0F36ECB0" w:rsidR="000F307E" w:rsidRDefault="000F307E">
      <w:pPr>
        <w:pStyle w:val="CommentText"/>
      </w:pPr>
      <w:r>
        <w:rPr>
          <w:rStyle w:val="CommentReference"/>
        </w:rPr>
        <w:annotationRef/>
      </w:r>
      <w:r>
        <w:t>UPDATE when submitting</w:t>
      </w:r>
    </w:p>
  </w:comment>
  <w:comment w:id="203" w:author="Microsoft Office 使用者" w:date="2016-08-22T10:38:00Z" w:initials="Office">
    <w:p w14:paraId="3BBB9782" w14:textId="77777777" w:rsidR="000F307E" w:rsidRDefault="000F307E" w:rsidP="001116C0">
      <w:pPr>
        <w:pStyle w:val="CommentText"/>
      </w:pPr>
      <w:r>
        <w:rPr>
          <w:rStyle w:val="CommentReference"/>
        </w:rPr>
        <w:annotationRef/>
      </w:r>
      <w:r>
        <w:t xml:space="preserve">Now we probably can see a better performance after using the updated code. </w:t>
      </w:r>
    </w:p>
  </w:comment>
  <w:comment w:id="202" w:author="冬川 鍾" w:date="2017-09-03T03:13:00Z" w:initials="鍾">
    <w:p w14:paraId="15244111" w14:textId="0837A79F" w:rsidR="000F307E" w:rsidRDefault="000F307E">
      <w:pPr>
        <w:pStyle w:val="CommentText"/>
      </w:pPr>
      <w:r>
        <w:rPr>
          <w:rStyle w:val="CommentReference"/>
        </w:rPr>
        <w:annotationRef/>
      </w:r>
      <w:r>
        <w:t xml:space="preserve">SHALL we write this paragraph using our latest results? </w:t>
      </w:r>
    </w:p>
  </w:comment>
  <w:comment w:id="215" w:author="冬川 鍾" w:date="2017-09-03T03:14:00Z" w:initials="鍾">
    <w:p w14:paraId="390CF3C2" w14:textId="4784124C" w:rsidR="000F307E" w:rsidRDefault="000F307E">
      <w:pPr>
        <w:pStyle w:val="CommentText"/>
      </w:pPr>
      <w:r>
        <w:rPr>
          <w:rStyle w:val="CommentReference"/>
        </w:rPr>
        <w:annotationRef/>
      </w:r>
      <w:r>
        <w:t>Is it better under new results?</w:t>
      </w:r>
    </w:p>
  </w:comment>
  <w:comment w:id="234" w:author="冬川 鍾" w:date="2017-09-03T03:20:00Z" w:initials="鍾">
    <w:p w14:paraId="6E6A1ED0" w14:textId="62A18340" w:rsidR="000F307E" w:rsidRDefault="000F307E">
      <w:pPr>
        <w:pStyle w:val="CommentText"/>
      </w:pPr>
      <w:r>
        <w:rPr>
          <w:rStyle w:val="CommentReference"/>
        </w:rPr>
        <w:annotationRef/>
      </w:r>
      <w:r>
        <w:t>NEED ENTER NEW VALUES AFTER TABLE IS GENERATED.</w:t>
      </w:r>
    </w:p>
  </w:comment>
  <w:comment w:id="245" w:author="Microsoft Office 使用者" w:date="2017-09-02T09:52:00Z" w:initials="Office">
    <w:p w14:paraId="5E31C9F8" w14:textId="4A053E68" w:rsidR="000F307E" w:rsidRDefault="000F307E">
      <w:pPr>
        <w:pStyle w:val="CommentText"/>
      </w:pPr>
      <w:r>
        <w:rPr>
          <w:rStyle w:val="CommentReference"/>
        </w:rPr>
        <w:annotationRef/>
      </w:r>
      <w:r>
        <w:t>Need update with penalty column</w:t>
      </w:r>
    </w:p>
  </w:comment>
  <w:comment w:id="251" w:author="Microsoft Office User" w:date="2017-08-22T11:44:00Z" w:initials="Office">
    <w:p w14:paraId="16EF38F9" w14:textId="3AD37213" w:rsidR="000F307E" w:rsidRDefault="000F307E" w:rsidP="001116C0">
      <w:pPr>
        <w:pStyle w:val="CommentText"/>
      </w:pPr>
      <w:r>
        <w:rPr>
          <w:rStyle w:val="CommentReference"/>
        </w:rPr>
        <w:annotationRef/>
      </w:r>
      <w:r>
        <w:t xml:space="preserve">Need replaced with latest one. </w:t>
      </w:r>
    </w:p>
  </w:comment>
  <w:comment w:id="265" w:author="冬川 鍾" w:date="2017-09-03T03:22:00Z" w:initials="鍾">
    <w:p w14:paraId="0C1661D2" w14:textId="4266EDED" w:rsidR="000F307E" w:rsidRDefault="000F307E">
      <w:pPr>
        <w:pStyle w:val="CommentText"/>
      </w:pPr>
      <w:r>
        <w:rPr>
          <w:rStyle w:val="CommentReference"/>
        </w:rPr>
        <w:annotationRef/>
      </w:r>
      <w:r>
        <w:t>Is it still look poorly</w:t>
      </w:r>
    </w:p>
  </w:comment>
  <w:comment w:id="274" w:author="Tony Jhwueng" w:date="2017-08-10T11:55:00Z" w:initials="TJ">
    <w:p w14:paraId="726970AF" w14:textId="77777777" w:rsidR="000F307E" w:rsidRDefault="000F307E" w:rsidP="001116C0">
      <w:pPr>
        <w:pStyle w:val="CommentText"/>
      </w:pPr>
      <w:r>
        <w:rPr>
          <w:rStyle w:val="CommentReference"/>
        </w:rPr>
        <w:annotationRef/>
      </w:r>
      <w:r w:rsidRPr="0026122C">
        <w:t>í,</w:t>
      </w:r>
    </w:p>
  </w:comment>
  <w:comment w:id="275" w:author="Microsoft Office User" w:date="2017-08-07T15:46:00Z" w:initials="Office">
    <w:p w14:paraId="5214EDAC" w14:textId="77777777" w:rsidR="000F307E" w:rsidRDefault="000F307E" w:rsidP="001116C0">
      <w:pPr>
        <w:pStyle w:val="CommentText"/>
      </w:pPr>
      <w:r>
        <w:rPr>
          <w:rStyle w:val="CommentReference"/>
        </w:rPr>
        <w:annotationRef/>
      </w:r>
      <w:r>
        <w:t>Cite Cecile’s phylonetworks</w:t>
      </w:r>
    </w:p>
  </w:comment>
  <w:comment w:id="301" w:author="Tony Jhwueng" w:date="2017-08-10T11:59:00Z" w:initials="TJ">
    <w:p w14:paraId="07EEC252" w14:textId="77777777" w:rsidR="000F307E" w:rsidRDefault="000F307E" w:rsidP="001116C0">
      <w:pPr>
        <w:pStyle w:val="CommentText"/>
      </w:pPr>
      <w:r>
        <w:rPr>
          <w:rStyle w:val="CommentReference"/>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50FDB" w14:textId="77777777" w:rsidR="00CA6EA7" w:rsidRDefault="00CA6EA7">
      <w:r>
        <w:separator/>
      </w:r>
    </w:p>
  </w:endnote>
  <w:endnote w:type="continuationSeparator" w:id="0">
    <w:p w14:paraId="05FB518B" w14:textId="77777777" w:rsidR="00CA6EA7" w:rsidRDefault="00CA6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細明體">
    <w:charset w:val="88"/>
    <w:family w:val="roman"/>
    <w:pitch w:val="fixed"/>
    <w:sig w:usb0="A00002FF" w:usb1="28CFFCFA" w:usb2="00000016" w:usb3="00000000" w:csb0="00100001" w:csb1="00000000"/>
  </w:font>
  <w:font w:name="Courier">
    <w:panose1 w:val="02000500000000000000"/>
    <w:charset w:val="00"/>
    <w:family w:val="roman"/>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0F307E" w:rsidRDefault="000F307E">
        <w:pPr>
          <w:jc w:val="center"/>
        </w:pPr>
        <w:r>
          <w:fldChar w:fldCharType="begin"/>
        </w:r>
        <w:r>
          <w:instrText xml:space="preserve"> PAGE   \* MERGEFORMAT </w:instrText>
        </w:r>
        <w:r>
          <w:fldChar w:fldCharType="separate"/>
        </w:r>
        <w:r w:rsidR="000D4AC8">
          <w:rPr>
            <w:noProof/>
          </w:rPr>
          <w:t>23</w:t>
        </w:r>
        <w:r>
          <w:rPr>
            <w:noProof/>
          </w:rPr>
          <w:fldChar w:fldCharType="end"/>
        </w:r>
      </w:p>
    </w:sdtContent>
  </w:sdt>
  <w:p w14:paraId="2DCE4AA1" w14:textId="77777777" w:rsidR="000F307E" w:rsidRDefault="000F307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67BE1" w14:textId="77777777" w:rsidR="00CA6EA7" w:rsidRDefault="00CA6EA7">
      <w:r>
        <w:separator/>
      </w:r>
    </w:p>
  </w:footnote>
  <w:footnote w:type="continuationSeparator" w:id="0">
    <w:p w14:paraId="69341D2E" w14:textId="77777777" w:rsidR="00CA6EA7" w:rsidRDefault="00CA6E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D4AC8"/>
    <w:rsid w:val="000F307E"/>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16613"/>
    <w:rsid w:val="004450A2"/>
    <w:rsid w:val="00474F21"/>
    <w:rsid w:val="00486028"/>
    <w:rsid w:val="004D3403"/>
    <w:rsid w:val="005308B5"/>
    <w:rsid w:val="00545EE2"/>
    <w:rsid w:val="005561E9"/>
    <w:rsid w:val="0056660D"/>
    <w:rsid w:val="00570B13"/>
    <w:rsid w:val="005A5DF9"/>
    <w:rsid w:val="005D3BCE"/>
    <w:rsid w:val="005D7A3C"/>
    <w:rsid w:val="00656F6B"/>
    <w:rsid w:val="006B2B46"/>
    <w:rsid w:val="006C22E4"/>
    <w:rsid w:val="00724CE9"/>
    <w:rsid w:val="0073077C"/>
    <w:rsid w:val="0077221B"/>
    <w:rsid w:val="007D7E70"/>
    <w:rsid w:val="007E0F84"/>
    <w:rsid w:val="007E391B"/>
    <w:rsid w:val="008026E1"/>
    <w:rsid w:val="00815417"/>
    <w:rsid w:val="00833D3B"/>
    <w:rsid w:val="00842DED"/>
    <w:rsid w:val="008446A5"/>
    <w:rsid w:val="00860036"/>
    <w:rsid w:val="00860596"/>
    <w:rsid w:val="008872D1"/>
    <w:rsid w:val="00887BDA"/>
    <w:rsid w:val="008C5074"/>
    <w:rsid w:val="008D151A"/>
    <w:rsid w:val="00920B01"/>
    <w:rsid w:val="00953B61"/>
    <w:rsid w:val="009561E2"/>
    <w:rsid w:val="00973990"/>
    <w:rsid w:val="00985F3E"/>
    <w:rsid w:val="00990398"/>
    <w:rsid w:val="00A27433"/>
    <w:rsid w:val="00A44D70"/>
    <w:rsid w:val="00A46913"/>
    <w:rsid w:val="00A71EA0"/>
    <w:rsid w:val="00A76491"/>
    <w:rsid w:val="00A80626"/>
    <w:rsid w:val="00A95334"/>
    <w:rsid w:val="00AA00FC"/>
    <w:rsid w:val="00AD0C62"/>
    <w:rsid w:val="00AF1BBD"/>
    <w:rsid w:val="00B64248"/>
    <w:rsid w:val="00B70293"/>
    <w:rsid w:val="00B82ABD"/>
    <w:rsid w:val="00BA5E3F"/>
    <w:rsid w:val="00BB514A"/>
    <w:rsid w:val="00C0720D"/>
    <w:rsid w:val="00C16D52"/>
    <w:rsid w:val="00C450F9"/>
    <w:rsid w:val="00CA6EA7"/>
    <w:rsid w:val="00CA7144"/>
    <w:rsid w:val="00CD3446"/>
    <w:rsid w:val="00CE4E9B"/>
    <w:rsid w:val="00D34566"/>
    <w:rsid w:val="00DF2A63"/>
    <w:rsid w:val="00E14F21"/>
    <w:rsid w:val="00E53089"/>
    <w:rsid w:val="00E761AE"/>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fishbase.org" TargetMode="External"/><Relationship Id="rId19" Type="http://schemas.openxmlformats.org/officeDocument/2006/relationships/hyperlink" Target="http://mesquiteprojec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38</Pages>
  <Words>9026</Words>
  <Characters>51452</Characters>
  <Application>Microsoft Macintosh Word</Application>
  <DocSecurity>0</DocSecurity>
  <Lines>428</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78</cp:revision>
  <dcterms:created xsi:type="dcterms:W3CDTF">2017-08-28T17:18:00Z</dcterms:created>
  <dcterms:modified xsi:type="dcterms:W3CDTF">2017-09-15T15:50:00Z</dcterms:modified>
</cp:coreProperties>
</file>