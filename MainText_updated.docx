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4E08A2DF"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w:t>
      </w:r>
      <w:bookmarkStart w:id="0" w:name="_GoBack"/>
      <w:bookmarkEnd w:id="0"/>
      <w:r>
        <w:rPr>
          <w:rFonts w:ascii="Times New Roman" w:hAnsi="Times New Roman" w:cs="Times New Roman"/>
        </w:rPr>
        <w:t xml:space="preserve">l state </w:t>
      </w:r>
      <m:oMath>
        <m:r>
          <w:rPr>
            <w:rFonts w:ascii="Cambria Math" w:hAnsi="Cambria Math" w:cs="Times New Roman"/>
          </w:rPr>
          <m:t>(μ)</m:t>
        </m:r>
      </m:oMath>
      <w:r>
        <w:rPr>
          <w:rFonts w:ascii="Times New Roman" w:hAnsi="Times New Roman" w:cs="Times New Roman"/>
        </w:rPr>
        <w:t xml:space="preserve"> and rate of evolution (</w:t>
      </w:r>
      <w:ins w:id="1" w:author="冬川 鍾" w:date="2017-09-06T03:02:00Z">
        <m:oMath>
          <m:r>
            <w:rPr>
              <w:rFonts w:ascii="Cambria Math" w:hAnsi="Cambria Math" w:cs="Times New Roman"/>
            </w:rPr>
            <m:t>σ</m:t>
          </m:r>
        </m:oMath>
      </w:ins>
      <m:oMath>
        <m:sSup>
          <m:sSupPr>
            <m:ctrlPr>
              <w:del w:id="2" w:author="冬川 鍾" w:date="2017-09-06T03:02:00Z">
                <w:rPr>
                  <w:rFonts w:ascii="Cambria Math" w:hAnsi="Cambria Math" w:cs="Times New Roman"/>
                  <w:i/>
                </w:rPr>
              </w:del>
            </m:ctrlPr>
          </m:sSupPr>
          <m:e>
            <w:del w:id="3" w:author="冬川 鍾" w:date="2017-09-06T03:02:00Z">
              <m:r>
                <w:rPr>
                  <w:rFonts w:ascii="Cambria Math" w:hAnsi="Cambria Math" w:cs="Times New Roman"/>
                </w:rPr>
                <m:t>σ</m:t>
              </m:r>
            </w:del>
          </m:e>
          <m:sup>
            <w:del w:id="4"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5"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6"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7" w:author="冬川 鍾" w:date="2017-09-03T02:11:00Z">
        <w:r w:rsidR="00CE4E9B">
          <w:rPr>
            <w:rFonts w:ascii="Times New Roman" w:hAnsi="Times New Roman" w:cs="Times New Roman"/>
            <w:lang w:eastAsia="zh-TW"/>
          </w:rPr>
          <w:t>is</w:t>
        </w:r>
      </w:ins>
      <w:del w:id="8" w:author="冬川 鍾" w:date="2017-09-03T02:11:00Z">
        <w:r w:rsidDel="00CE4E9B">
          <w:rPr>
            <w:rFonts w:ascii="Times New Roman" w:hAnsi="Times New Roman" w:cs="Times New Roman"/>
            <w:lang w:eastAsia="zh-TW"/>
          </w:rPr>
          <w:delText>are</w:delText>
        </w:r>
      </w:del>
      <w:r>
        <w:rPr>
          <w:rFonts w:ascii="Times New Roman" w:hAnsi="Times New Roman" w:cs="Times New Roman"/>
          <w:lang w:eastAsia="zh-TW"/>
        </w:rPr>
        <w:t xml:space="preserve"> </w:t>
      </w:r>
      <w:ins w:id="9" w:author="Microsoft Office 使用者" w:date="2017-09-07T13:08:00Z">
        <w:r w:rsidR="00EE03EB">
          <w:rPr>
            <w:rFonts w:ascii="Times New Roman" w:hAnsi="Times New Roman" w:cs="Times New Roman"/>
            <w:lang w:eastAsia="zh-TW"/>
          </w:rPr>
          <w:t xml:space="preserve">currently </w:t>
        </w:r>
      </w:ins>
      <w:r>
        <w:rPr>
          <w:rFonts w:ascii="Times New Roman" w:hAnsi="Times New Roman" w:cs="Times New Roman"/>
          <w:lang w:eastAsia="zh-TW"/>
        </w:rPr>
        <w:t xml:space="preserve">available in </w:t>
      </w:r>
      <w:proofErr w:type="spellStart"/>
      <w:ins w:id="10" w:author="Microsoft Office 使用者" w:date="2017-09-07T13:07:00Z">
        <w:r w:rsidR="00EE03EB">
          <w:rPr>
            <w:rFonts w:ascii="Times New Roman" w:hAnsi="Times New Roman" w:cs="Times New Roman"/>
            <w:lang w:eastAsia="zh-TW"/>
          </w:rPr>
          <w:t>Git</w:t>
        </w:r>
      </w:ins>
      <w:ins w:id="11" w:author="Microsoft Office 使用者" w:date="2017-09-07T13:08:00Z">
        <w:r w:rsidR="00EE03EB">
          <w:rPr>
            <w:rFonts w:ascii="Times New Roman" w:hAnsi="Times New Roman" w:cs="Times New Roman"/>
            <w:lang w:eastAsia="zh-TW"/>
          </w:rPr>
          <w:t>H</w:t>
        </w:r>
      </w:ins>
      <w:ins w:id="12" w:author="Microsoft Office 使用者" w:date="2017-09-07T13:07:00Z">
        <w:r w:rsidR="00112A9B">
          <w:rPr>
            <w:rFonts w:ascii="Times New Roman" w:hAnsi="Times New Roman" w:cs="Times New Roman"/>
            <w:lang w:eastAsia="zh-TW"/>
          </w:rPr>
          <w:t>ub</w:t>
        </w:r>
      </w:ins>
      <w:proofErr w:type="spellEnd"/>
      <w:del w:id="13" w:author="Microsoft Office 使用者" w:date="2017-09-07T13:06:00Z">
        <w:r w:rsidDel="00112A9B">
          <w:rPr>
            <w:rFonts w:ascii="Times New Roman" w:hAnsi="Times New Roman" w:cs="Times New Roman"/>
            <w:lang w:eastAsia="zh-TW"/>
          </w:rPr>
          <w:delText>CRAN</w:delText>
        </w:r>
        <w:r w:rsidDel="00112A9B">
          <w:rPr>
            <w:rFonts w:ascii="Times New Roman" w:hAnsi="Times New Roman" w:cs="Times New Roman"/>
          </w:rPr>
          <w:delText xml:space="preserve"> R</w:delText>
        </w:r>
      </w:del>
      <w:ins w:id="14" w:author="Microsoft Office 使用者" w:date="2017-09-07T13:08:00Z">
        <w:r w:rsidR="00EE03EB">
          <w:rPr>
            <w:rFonts w:ascii="Times New Roman" w:hAnsi="Times New Roman" w:cs="Times New Roman"/>
          </w:rPr>
          <w:t>:</w:t>
        </w:r>
      </w:ins>
      <w:del w:id="15" w:author="Microsoft Office 使用者" w:date="2017-09-07T13:08:00Z">
        <w:r w:rsidDel="00EE03EB">
          <w:rPr>
            <w:rFonts w:ascii="Times New Roman" w:hAnsi="Times New Roman" w:cs="Times New Roman"/>
          </w:rPr>
          <w:delText xml:space="preserve"> package</w:delText>
        </w:r>
      </w:del>
      <w:r>
        <w:rPr>
          <w:rFonts w:ascii="Times New Roman" w:hAnsi="Times New Roman" w:cs="Times New Roman"/>
        </w:rPr>
        <w:t xml:space="preserve"> </w:t>
      </w:r>
      <w:proofErr w:type="spellStart"/>
      <w:r>
        <w:rPr>
          <w:rFonts w:ascii="Times New Roman" w:hAnsi="Times New Roman" w:cs="Times New Roman"/>
          <w:i/>
        </w:rPr>
        <w:t>BMhyb</w:t>
      </w:r>
      <w:proofErr w:type="spellEnd"/>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16"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17"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18"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19" w:author="冬川 鍾" w:date="2017-09-03T03:24:00Z">
        <w:r w:rsidR="00E53089">
          <w:rPr>
            <w:rFonts w:ascii="Times New Roman" w:hAnsi="Times New Roman" w:cs="Times New Roman"/>
            <w:lang w:eastAsia="zh-TW"/>
          </w:rPr>
          <w:t xml:space="preserve">; </w:t>
        </w:r>
        <w:commentRangeStart w:id="20"/>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20"/>
        <w:proofErr w:type="spellEnd"/>
        <w:r w:rsidR="00E53089">
          <w:rPr>
            <w:rStyle w:val="a6"/>
          </w:rPr>
          <w:commentReference w:id="20"/>
        </w:r>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21"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22"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23"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24"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25" w:author="冬川 鍾" w:date="2017-09-03T02:18:00Z">
        <w:r w:rsidR="00656F6B">
          <w:rPr>
            <w:rFonts w:ascii="Times New Roman" w:eastAsia="標楷體" w:hAnsi="Times New Roman" w:cs="Times New Roman"/>
            <w:lang w:eastAsia="zh-TW"/>
          </w:rPr>
          <w:t>time</w:t>
        </w:r>
      </w:ins>
      <w:del w:id="26"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27"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28"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29"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30" w:author="冬川 鍾" w:date="2017-09-06T03:10:00Z">
        <w:r w:rsidR="00990398">
          <w:rPr>
            <w:rFonts w:ascii="Times New Roman" w:eastAsia="標楷體" w:hAnsi="Times New Roman" w:cs="Times New Roman"/>
            <w:lang w:eastAsia="zh-TW"/>
          </w:rPr>
          <w:t>plot</w:t>
        </w:r>
      </w:ins>
      <w:del w:id="31"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32" w:author="冬川 鍾" w:date="2017-09-06T03:10:00Z">
        <w:r w:rsidR="00990398">
          <w:rPr>
            <w:rFonts w:ascii="Times New Roman" w:eastAsia="標楷體" w:hAnsi="Times New Roman" w:cs="Times New Roman"/>
            <w:lang w:eastAsia="zh-TW"/>
          </w:rPr>
          <w:t>plot</w:t>
        </w:r>
      </w:ins>
      <w:del w:id="33"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34"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there was a spe</w:t>
      </w:r>
      <w:proofErr w:type="spellStart"/>
      <w:r w:rsidRPr="00A54453">
        <w:rPr>
          <w:rFonts w:ascii="Times New Roman" w:eastAsia="標楷體" w:hAnsi="Times New Roman" w:cs="Times New Roman"/>
          <w:lang w:eastAsia="zh-TW"/>
        </w:rPr>
        <w:t>ciation</w:t>
      </w:r>
      <w:proofErr w:type="spellEnd"/>
      <w:r w:rsidRPr="00A54453">
        <w:rPr>
          <w:rFonts w:ascii="Times New Roman" w:eastAsia="標楷體" w:hAnsi="Times New Roman" w:cs="Times New Roman"/>
          <w:lang w:eastAsia="zh-TW"/>
        </w:rPr>
        <w:t xml:space="preserve"> event: one branch led to X, and the other led to a species D that eventually went extinct (E) or was otherwise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changes on the A to D branch are not shared between X and R. Thus, the dashed line shows the effective path leading to the covariance of the observed tips, rather than the path from A to D to B a</w:t>
      </w:r>
      <w:proofErr w:type="spellStart"/>
      <w:r w:rsidRPr="00A54453">
        <w:rPr>
          <w:rFonts w:ascii="Times New Roman" w:eastAsia="標楷體" w:hAnsi="Times New Roman" w:cs="Times New Roman"/>
          <w:lang w:eastAsia="zh-TW"/>
        </w:rPr>
        <w:t>nd</w:t>
      </w:r>
      <w:proofErr w:type="spellEnd"/>
      <w:r w:rsidRPr="00A54453">
        <w:rPr>
          <w:rFonts w:ascii="Times New Roman" w:eastAsia="標楷體" w:hAnsi="Times New Roman" w:cs="Times New Roman"/>
          <w:lang w:eastAsia="zh-TW"/>
        </w:rPr>
        <w:t xml:space="preserve"> thus to R. </w:t>
      </w:r>
      <w:ins w:id="35" w:author="冬川 鍾" w:date="2017-09-03T02:23:00Z">
        <w:r w:rsidR="00833D3B">
          <w:rPr>
            <w:rFonts w:ascii="Times New Roman" w:eastAsia="標楷體" w:hAnsi="Times New Roman" w:cs="Times New Roman"/>
            <w:lang w:eastAsia="zh-TW"/>
          </w:rPr>
          <w:t>Under Brownian motion model, t</w:t>
        </w:r>
      </w:ins>
      <w:del w:id="36"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37"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38"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39"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40"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41"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42"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43"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44"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45"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46"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C16D52"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47"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48"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49" w:author="冬川 鍾" w:date="2017-09-03T02:26:00Z">
        <w:r w:rsidR="001116C0" w:rsidRPr="00A54453" w:rsidDel="00833D3B">
          <w:rPr>
            <w:rFonts w:ascii="Times New Roman" w:hAnsi="Times New Roman" w:cs="Times New Roman"/>
            <w:lang w:eastAsia="zh-TW"/>
          </w:rPr>
          <w:delText>,</w:delText>
        </w:r>
      </w:del>
      <w:ins w:id="50" w:author="冬川 鍾" w:date="2017-09-03T02:26:00Z">
        <w:r w:rsidR="00833D3B">
          <w:rPr>
            <w:rFonts w:ascii="Times New Roman" w:hAnsi="Times New Roman" w:cs="Times New Roman"/>
            <w:lang w:eastAsia="zh-TW"/>
          </w:rPr>
          <w:t xml:space="preserve"> </w:t>
        </w:r>
      </w:ins>
      <w:del w:id="51"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52" w:author="冬川 鍾" w:date="2017-09-03T02:26:00Z">
        <w:r w:rsidR="00833D3B">
          <w:rPr>
            <w:rFonts w:ascii="Times New Roman" w:hAnsi="Times New Roman" w:cs="Times New Roman"/>
            <w:lang w:eastAsia="zh-TW"/>
          </w:rPr>
          <w:t>d</w:t>
        </w:r>
      </w:ins>
      <w:del w:id="53"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54"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C16D52">
      <w:pPr>
        <w:spacing w:line="480" w:lineRule="auto"/>
        <w:jc w:val="center"/>
        <w:rPr>
          <w:ins w:id="55" w:author="冬川 鍾" w:date="2017-09-03T02:27:00Z"/>
          <w:rFonts w:ascii="Times New Roman" w:hAnsi="Times New Roman" w:cs="Times New Roman"/>
        </w:rPr>
        <w:pPrChange w:id="56"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57"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58" w:author="冬川 鍾" w:date="2017-09-03T02:28:00Z"/>
          <w:rFonts w:ascii="Times New Roman" w:hAnsi="Times New Roman" w:cs="Times New Roman"/>
          <w:lang w:eastAsia="zh-TW"/>
        </w:rPr>
      </w:pPr>
      <w:ins w:id="59" w:author="冬川 鍾" w:date="2017-09-03T02:27:00Z">
        <w:r>
          <w:rPr>
            <w:rFonts w:ascii="Times New Roman" w:hAnsi="Times New Roman" w:cs="Times New Roman"/>
          </w:rPr>
          <w:t xml:space="preserve">In particular, </w:t>
        </w:r>
      </w:ins>
    </w:p>
    <w:p w14:paraId="39A63E4C" w14:textId="3F388EAE" w:rsidR="001116C0" w:rsidRDefault="00C16D52">
      <w:pPr>
        <w:spacing w:line="480" w:lineRule="auto"/>
        <w:rPr>
          <w:rFonts w:ascii="Times New Roman" w:hAnsi="Times New Roman" w:cs="Times New Roman"/>
        </w:rPr>
        <w:pPrChange w:id="60" w:author="冬川 鍾" w:date="2017-09-03T02:28:00Z">
          <w:pPr>
            <w:spacing w:line="480" w:lineRule="auto"/>
            <w:ind w:right="396"/>
          </w:pPr>
        </w:pPrChange>
      </w:pPr>
      <m:oMath>
        <m:sSub>
          <m:sSubPr>
            <m:ctrlPr>
              <w:ins w:id="61" w:author="冬川 鍾" w:date="2017-09-03T02:27:00Z">
                <w:rPr>
                  <w:rFonts w:ascii="Cambria Math" w:hAnsi="Cambria Math" w:cs="Times New Roman"/>
                  <w:i/>
                  <w:vertAlign w:val="subscript"/>
                </w:rPr>
              </w:ins>
            </m:ctrlPr>
          </m:sSubPr>
          <m:e>
            <w:ins w:id="62" w:author="冬川 鍾" w:date="2017-09-03T02:27:00Z">
              <m:r>
                <w:rPr>
                  <w:rFonts w:ascii="Cambria Math" w:hAnsi="Cambria Math" w:cs="Times New Roman"/>
                </w:rPr>
                <m:t>μ</m:t>
              </m:r>
            </w:ins>
          </m:e>
          <m:sub>
            <w:ins w:id="63" w:author="冬川 鍾" w:date="2017-09-03T02:27:00Z">
              <m:r>
                <w:rPr>
                  <w:rFonts w:ascii="Cambria Math" w:hAnsi="Cambria Math" w:cs="Times New Roman"/>
                  <w:vertAlign w:val="subscript"/>
                  <w:lang w:eastAsia="zh-TW"/>
                </w:rPr>
                <m:t>B</m:t>
              </m:r>
            </w:ins>
          </m:sub>
        </m:sSub>
      </m:oMath>
      <w:del w:id="64"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65"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66"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67"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68" w:author="冬川 鍾" w:date="2017-09-06T03:14:00Z">
                <w:rPr>
                  <w:rFonts w:ascii="Cambria Math" w:hAnsi="Cambria Math" w:cs="Times New Roman"/>
                  <w:i/>
                  <w:lang w:eastAsia="zh-TW"/>
                </w:rPr>
              </w:ins>
            </m:ctrlPr>
          </m:sSubPr>
          <m:e>
            <w:ins w:id="69" w:author="冬川 鍾" w:date="2017-09-06T03:14:00Z">
              <m:r>
                <w:rPr>
                  <w:rFonts w:ascii="Cambria Math" w:hAnsi="Cambria Math" w:cs="Times New Roman"/>
                  <w:lang w:eastAsia="zh-TW"/>
                </w:rPr>
                <m:t>σ</m:t>
              </m:r>
            </w:ins>
          </m:e>
          <m:sub>
            <w:ins w:id="70" w:author="冬川 鍾" w:date="2017-09-06T03:14:00Z">
              <m:r>
                <w:rPr>
                  <w:rFonts w:ascii="Cambria Math" w:hAnsi="Cambria Math" w:cs="Times New Roman"/>
                  <w:lang w:eastAsia="zh-TW"/>
                </w:rPr>
                <m:t>H</m:t>
              </m:r>
            </w:ins>
          </m:sub>
        </m:sSub>
        <m:sSubSup>
          <m:sSubSupPr>
            <m:ctrlPr>
              <w:del w:id="71" w:author="冬川 鍾" w:date="2017-09-06T03:14:00Z">
                <w:rPr>
                  <w:rFonts w:ascii="Cambria Math" w:hAnsi="Cambria Math" w:cs="Times New Roman"/>
                  <w:i/>
                </w:rPr>
              </w:del>
            </m:ctrlPr>
          </m:sSubSupPr>
          <m:e>
            <w:del w:id="72" w:author="冬川 鍾" w:date="2017-09-06T03:14:00Z">
              <m:r>
                <w:rPr>
                  <w:rFonts w:ascii="Cambria Math" w:hAnsi="Cambria Math" w:cs="Times New Roman"/>
                </w:rPr>
                <m:t>σ</m:t>
              </m:r>
            </w:del>
          </m:e>
          <m:sub>
            <w:del w:id="73" w:author="冬川 鍾" w:date="2017-09-06T03:14:00Z">
              <m:r>
                <w:rPr>
                  <w:rFonts w:ascii="Cambria Math" w:hAnsi="Cambria Math" w:cs="Times New Roman"/>
                </w:rPr>
                <m:t>H</m:t>
              </m:r>
            </w:del>
          </m:sub>
          <m:sup>
            <w:del w:id="74"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75" w:author="冬川 鍾" w:date="2017-09-03T02:33:00Z">
        <w:r w:rsidR="00F07EF1">
          <w:rPr>
            <w:rFonts w:ascii="Times New Roman" w:hAnsi="Times New Roman" w:cs="Times New Roman"/>
            <w:lang w:eastAsia="zh-TW"/>
          </w:rPr>
          <w:t xml:space="preserve"> species</w:t>
        </w:r>
      </w:ins>
      <w:del w:id="76"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77" w:author="冬川 鍾" w:date="2017-09-06T03:15:00Z">
                <w:rPr>
                  <w:rFonts w:ascii="Cambria Math" w:hAnsi="Cambria Math" w:cs="Times New Roman"/>
                  <w:i/>
                </w:rPr>
              </w:ins>
            </m:ctrlPr>
          </m:sSubPr>
          <m:e>
            <w:ins w:id="78" w:author="冬川 鍾" w:date="2017-09-06T03:15:00Z">
              <m:r>
                <w:rPr>
                  <w:rFonts w:ascii="Cambria Math" w:hAnsi="Cambria Math" w:cs="Times New Roman"/>
                </w:rPr>
                <m:t>σ</m:t>
              </m:r>
            </w:ins>
          </m:e>
          <m:sub>
            <w:ins w:id="79" w:author="冬川 鍾" w:date="2017-09-06T03:15:00Z">
              <m:r>
                <w:rPr>
                  <w:rFonts w:ascii="Cambria Math" w:hAnsi="Cambria Math" w:cs="Times New Roman"/>
                </w:rPr>
                <m:t>H</m:t>
              </m:r>
            </w:ins>
          </m:sub>
        </m:sSub>
        <w:ins w:id="80" w:author="冬川 鍾" w:date="2017-09-06T03:15:00Z">
          <m:r>
            <w:rPr>
              <w:rFonts w:ascii="Cambria Math" w:hAnsi="Cambria Math" w:cs="Times New Roman"/>
            </w:rPr>
            <m:t>=σ</m:t>
          </m:r>
        </w:ins>
        <m:sSubSup>
          <m:sSubSupPr>
            <m:ctrlPr>
              <w:del w:id="81" w:author="冬川 鍾" w:date="2017-09-06T03:15:00Z">
                <w:rPr>
                  <w:rFonts w:ascii="Cambria Math" w:hAnsi="Cambria Math" w:cs="Times New Roman"/>
                  <w:i/>
                </w:rPr>
              </w:del>
            </m:ctrlPr>
          </m:sSubSupPr>
          <m:e>
            <w:del w:id="82" w:author="冬川 鍾" w:date="2017-09-06T03:15:00Z">
              <m:r>
                <w:rPr>
                  <w:rFonts w:ascii="Cambria Math" w:hAnsi="Cambria Math" w:cs="Times New Roman"/>
                </w:rPr>
                <m:t>σ</m:t>
              </m:r>
            </w:del>
          </m:e>
          <m:sub>
            <w:del w:id="83" w:author="冬川 鍾" w:date="2017-09-06T03:15:00Z">
              <m:r>
                <w:rPr>
                  <w:rFonts w:ascii="Cambria Math" w:hAnsi="Cambria Math" w:cs="Times New Roman"/>
                </w:rPr>
                <m:t>H</m:t>
              </m:r>
            </w:del>
          </m:sub>
          <m:sup>
            <w:del w:id="84" w:author="冬川 鍾" w:date="2017-09-06T03:15:00Z">
              <m:r>
                <w:rPr>
                  <w:rFonts w:ascii="Cambria Math" w:hAnsi="Cambria Math" w:cs="Times New Roman"/>
                </w:rPr>
                <m:t>2</m:t>
              </m:r>
            </w:del>
          </m:sup>
        </m:sSubSup>
        <w:del w:id="85" w:author="冬川 鍾" w:date="2017-09-06T03:15:00Z">
          <m:r>
            <w:rPr>
              <w:rFonts w:ascii="Cambria Math" w:hAnsi="Cambria Math" w:cs="Times New Roman"/>
            </w:rPr>
            <m:t>=</m:t>
          </m:r>
        </w:del>
        <m:sSup>
          <m:sSupPr>
            <m:ctrlPr>
              <w:del w:id="86" w:author="冬川 鍾" w:date="2017-09-06T03:14:00Z">
                <w:rPr>
                  <w:rFonts w:ascii="Cambria Math" w:hAnsi="Cambria Math" w:cs="Times New Roman"/>
                  <w:i/>
                </w:rPr>
              </w:del>
            </m:ctrlPr>
          </m:sSupPr>
          <m:e>
            <w:del w:id="87" w:author="冬川 鍾" w:date="2017-09-06T03:14:00Z">
              <m:r>
                <w:rPr>
                  <w:rFonts w:ascii="Cambria Math" w:hAnsi="Cambria Math" w:cs="Times New Roman"/>
                </w:rPr>
                <m:t>σ</m:t>
              </m:r>
            </w:del>
          </m:e>
          <m:sup>
            <w:del w:id="88"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C16D52"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C16D52"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89" w:author="冬川 鍾" w:date="2017-09-03T02:35:00Z">
        <w:r w:rsidR="00F07EF1">
          <w:rPr>
            <w:rFonts w:ascii="Times New Roman" w:eastAsia="標楷體" w:hAnsi="Times New Roman" w:cs="Times New Roman"/>
            <w:lang w:eastAsia="zh-TW"/>
          </w:rPr>
          <w:t>can be</w:t>
        </w:r>
      </w:ins>
      <w:del w:id="90"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91"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92"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93" w:author="冬川 鍾" w:date="2017-09-03T02:37:00Z">
        <m:oMath>
          <m:r>
            <w:rPr>
              <w:rFonts w:ascii="Cambria Math" w:hAnsi="Cambria Math" w:cs="Times New Roman"/>
            </w:rPr>
            <m:t>μ</m:t>
          </m:r>
        </m:oMath>
      </w:ins>
      <w:del w:id="94"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C16D52"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95" w:author="冬川 鍾" w:date="2017-09-03T02:37:00Z">
                    <m:r>
                      <w:rPr>
                        <w:rFonts w:ascii="Cambria Math" w:hAnsi="Cambria Math" w:cs="Times New Roman"/>
                      </w:rPr>
                      <m:t>μ</m:t>
                    </m:r>
                  </w:ins>
                  <w:del w:id="96"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97"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98" w:author="Microsoft Office 使用者" w:date="2017-09-02T09:06:00Z">
        <w:r w:rsidR="00860596">
          <w:rPr>
            <w:rFonts w:ascii="Times New Roman" w:hAnsi="Times New Roman" w:cs="Times New Roman"/>
          </w:rPr>
          <w:t xml:space="preserve"> </w:t>
        </w:r>
      </w:ins>
      <w:del w:id="99" w:author="Microsoft Office 使用者" w:date="2017-09-02T09:05:00Z">
        <w:r w:rsidDel="004D3403">
          <w:rPr>
            <w:rFonts w:ascii="Times New Roman" w:hAnsi="Times New Roman" w:cs="Times New Roman"/>
          </w:rPr>
          <w:delText>.</w:delText>
        </w:r>
      </w:del>
      <w:del w:id="100" w:author="Microsoft Office 使用者" w:date="2017-09-02T09:06:00Z">
        <w:r w:rsidDel="00860596">
          <w:rPr>
            <w:rFonts w:ascii="Times New Roman" w:hAnsi="Times New Roman" w:cs="Times New Roman"/>
          </w:rPr>
          <w:delText xml:space="preserve"> </w:delText>
        </w:r>
      </w:del>
      <w:del w:id="101" w:author="Microsoft Office 使用者" w:date="2017-09-02T09:05:00Z">
        <w:r w:rsidDel="004D3403">
          <w:rPr>
            <w:rFonts w:ascii="Times New Roman" w:hAnsi="Times New Roman" w:cs="Times New Roman"/>
          </w:rPr>
          <w:delText>It must</w:delText>
        </w:r>
      </w:del>
      <w:del w:id="102" w:author="Microsoft Office 使用者" w:date="2017-09-02T09:06:00Z">
        <w:r w:rsidDel="00860596">
          <w:rPr>
            <w:rFonts w:ascii="Times New Roman" w:hAnsi="Times New Roman" w:cs="Times New Roman"/>
          </w:rPr>
          <w:delText xml:space="preserve"> be provided by the user, </w:delText>
        </w:r>
      </w:del>
      <w:ins w:id="103" w:author="冬川 鍾" w:date="2017-09-03T02:37:00Z">
        <w:r w:rsidR="00267A5E">
          <w:rPr>
            <w:rFonts w:ascii="Times New Roman" w:hAnsi="Times New Roman" w:cs="Times New Roman"/>
          </w:rPr>
          <w:t>that</w:t>
        </w:r>
      </w:ins>
      <w:del w:id="104"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105"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106" w:author="Microsoft Office 使用者" w:date="2017-09-02T09:06:00Z">
        <w:r w:rsidR="00887BDA">
          <w:rPr>
            <w:rFonts w:ascii="Times New Roman" w:hAnsi="Times New Roman" w:cs="Times New Roman"/>
          </w:rPr>
          <w:t xml:space="preserve"> Note that </w:t>
        </w:r>
      </w:ins>
      <m:oMath>
        <m:sSub>
          <m:sSubPr>
            <m:ctrlPr>
              <w:ins w:id="107" w:author="Microsoft Office 使用者" w:date="2017-09-02T09:07:00Z">
                <w:rPr>
                  <w:rFonts w:ascii="Cambria Math" w:hAnsi="Cambria Math" w:cs="Times New Roman"/>
                  <w:i/>
                </w:rPr>
              </w:ins>
            </m:ctrlPr>
          </m:sSubPr>
          <m:e>
            <w:ins w:id="108" w:author="Microsoft Office 使用者" w:date="2017-09-02T09:07:00Z">
              <m:r>
                <m:rPr>
                  <m:sty m:val="b"/>
                </m:rPr>
                <w:rPr>
                  <w:rFonts w:ascii="Cambria Math" w:hAnsi="Cambria Math" w:cs="Times New Roman"/>
                </w:rPr>
                <m:t>D</m:t>
              </m:r>
            </w:ins>
          </m:e>
          <m:sub>
            <m:sSub>
              <m:sSubPr>
                <m:ctrlPr>
                  <w:ins w:id="109" w:author="Microsoft Office 使用者" w:date="2017-09-02T09:07:00Z">
                    <w:rPr>
                      <w:rFonts w:ascii="Cambria Math" w:hAnsi="Cambria Math" w:cs="Times New Roman"/>
                      <w:i/>
                    </w:rPr>
                  </w:ins>
                </m:ctrlPr>
              </m:sSubPr>
              <m:e>
                <w:ins w:id="110" w:author="Microsoft Office 使用者" w:date="2017-09-02T09:07:00Z">
                  <m:r>
                    <w:rPr>
                      <w:rFonts w:ascii="Cambria Math" w:hAnsi="Cambria Math" w:cs="Times New Roman"/>
                    </w:rPr>
                    <m:t>t</m:t>
                  </m:r>
                </w:ins>
              </m:e>
              <m:sub>
                <w:ins w:id="111" w:author="Microsoft Office 使用者" w:date="2017-09-02T09:07:00Z">
                  <m:r>
                    <w:rPr>
                      <w:rFonts w:ascii="Cambria Math" w:hAnsi="Cambria Math" w:cs="Times New Roman"/>
                    </w:rPr>
                    <m:t>d</m:t>
                  </m:r>
                </w:ins>
              </m:sub>
            </m:sSub>
            <w:ins w:id="112" w:author="Microsoft Office 使用者" w:date="2017-09-02T09:07:00Z">
              <m:r>
                <w:rPr>
                  <w:rFonts w:ascii="Cambria Math" w:hAnsi="Cambria Math" w:cs="Times New Roman"/>
                </w:rPr>
                <m:t>,</m:t>
              </m:r>
            </w:ins>
            <m:sSub>
              <m:sSubPr>
                <m:ctrlPr>
                  <w:ins w:id="113" w:author="Microsoft Office 使用者" w:date="2017-09-02T09:07:00Z">
                    <w:rPr>
                      <w:rFonts w:ascii="Cambria Math" w:hAnsi="Cambria Math" w:cs="Times New Roman"/>
                      <w:i/>
                    </w:rPr>
                  </w:ins>
                </m:ctrlPr>
              </m:sSubPr>
              <m:e>
                <w:ins w:id="114" w:author="Microsoft Office 使用者" w:date="2017-09-02T09:07:00Z">
                  <m:r>
                    <w:rPr>
                      <w:rFonts w:ascii="Cambria Math" w:hAnsi="Cambria Math" w:cs="Times New Roman"/>
                    </w:rPr>
                    <m:t>t</m:t>
                  </m:r>
                </w:ins>
              </m:e>
              <m:sub>
                <w:ins w:id="115" w:author="Microsoft Office 使用者" w:date="2017-09-02T09:07:00Z">
                  <m:r>
                    <w:rPr>
                      <w:rFonts w:ascii="Cambria Math" w:hAnsi="Cambria Math" w:cs="Times New Roman"/>
                    </w:rPr>
                    <m:t>r</m:t>
                  </m:r>
                </w:ins>
              </m:sub>
            </m:sSub>
            <w:ins w:id="116" w:author="Microsoft Office 使用者" w:date="2017-09-02T09:07:00Z">
              <m:r>
                <w:rPr>
                  <w:rFonts w:ascii="Cambria Math" w:hAnsi="Cambria Math" w:cs="Times New Roman"/>
                </w:rPr>
                <m:t>,</m:t>
              </m:r>
              <m:r>
                <m:rPr>
                  <m:sty m:val="p"/>
                </m:rPr>
                <w:rPr>
                  <w:rFonts w:ascii="Cambria Math" w:hAnsi="Cambria Math" w:cs="Times New Roman"/>
                </w:rPr>
                <m:t>γ</m:t>
              </m:r>
            </w:ins>
          </m:sub>
        </m:sSub>
        <w:ins w:id="117" w:author="Microsoft Office 使用者" w:date="2017-09-02T09:07:00Z">
          <m:r>
            <w:rPr>
              <w:rFonts w:ascii="Cambria Math" w:hAnsi="Cambria Math" w:cs="Times New Roman"/>
            </w:rPr>
            <m:t xml:space="preserve"> </m:t>
          </m:r>
        </w:ins>
      </m:oMath>
      <w:ins w:id="118" w:author="Microsoft Office 使用者" w:date="2017-09-02T09:07:00Z">
        <w:r w:rsidR="00887BDA">
          <w:rPr>
            <w:rFonts w:ascii="Times New Roman" w:hAnsi="Times New Roman" w:cs="Times New Roman"/>
          </w:rPr>
          <w:t xml:space="preserve">must be </w:t>
        </w:r>
      </w:ins>
      <w:ins w:id="119"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20"/>
      <w:r>
        <w:rPr>
          <w:rFonts w:ascii="Times New Roman" w:eastAsia="標楷體" w:hAnsi="Times New Roman" w:cs="Times New Roman"/>
          <w:i/>
          <w:lang w:eastAsia="zh-TW"/>
        </w:rPr>
        <w:t>Numerical problems</w:t>
      </w:r>
      <w:commentRangeEnd w:id="120"/>
      <w:r>
        <w:rPr>
          <w:rStyle w:val="a6"/>
        </w:rPr>
        <w:commentReference w:id="120"/>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21"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122"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23"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C0720D">
        <w:rPr>
          <w:rFonts w:ascii="Times New Roman" w:hAnsi="Times New Roman" w:cs="Times New Roman"/>
          <w:rPrChange w:id="124" w:author="Microsoft Office 使用者" w:date="2017-09-02T09:09:00Z">
            <w:rPr>
              <w:rFonts w:ascii="Times New Roman" w:hAnsi="Times New Roman" w:cs="Times New Roman"/>
              <w:highlight w:val="yellow"/>
            </w:rPr>
          </w:rPrChange>
        </w:rPr>
        <w:t>Brissette</w:t>
      </w:r>
      <w:proofErr w:type="spellEnd"/>
      <w:r w:rsidRPr="00C0720D">
        <w:rPr>
          <w:rFonts w:ascii="Times New Roman" w:hAnsi="Times New Roman" w:cs="Times New Roman"/>
          <w:rPrChange w:id="125" w:author="Microsoft Office 使用者" w:date="2017-09-02T09:09:00Z">
            <w:rPr>
              <w:rFonts w:ascii="Times New Roman" w:hAnsi="Times New Roman" w:cs="Times New Roman"/>
              <w:highlight w:val="yellow"/>
            </w:rPr>
          </w:rPrChange>
        </w:rPr>
        <w:t xml:space="preserve"> et al., 2007; </w:t>
      </w:r>
      <w:proofErr w:type="spellStart"/>
      <w:r w:rsidR="00724CE9" w:rsidRPr="00C0720D">
        <w:rPr>
          <w:rFonts w:ascii="Times New Roman" w:hAnsi="Times New Roman" w:cs="Times New Roman"/>
          <w:rPrChange w:id="126"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127"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128"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129"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30" w:author="Microsoft Office 使用者" w:date="2017-09-02T09:12:00Z">
        <w:del w:id="131"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32"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del w:id="133" w:author="冬川 鍾" w:date="2017-09-06T03:18:00Z">
          <w:r w:rsidR="005D7A3C" w:rsidDel="00A71EA0">
            <w:rPr>
              <w:rFonts w:ascii="Times New Roman" w:hAnsi="Times New Roman" w:cs="Times New Roman"/>
            </w:rPr>
            <w:delText xml:space="preserve"> </w:delText>
          </w:r>
        </w:del>
      </w:ins>
      <w:del w:id="134" w:author="Microsoft Office 使用者" w:date="2017-09-02T09:12:00Z">
        <w:r w:rsidR="00FB1F41" w:rsidDel="005D7A3C">
          <w:rPr>
            <w:rFonts w:ascii="Times New Roman" w:hAnsi="Times New Roman" w:cs="Times New Roman"/>
          </w:rPr>
          <w:delText>______</w:delText>
        </w:r>
      </w:del>
      <w:del w:id="135"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136"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37" w:author="Microsoft Office 使用者" w:date="2017-09-02T09:20:00Z">
        <w:del w:id="138"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39"/>
      <w:r>
        <w:rPr>
          <w:rFonts w:ascii="Times New Roman" w:hAnsi="Times New Roman" w:cs="Times New Roman"/>
        </w:rPr>
        <w:t>visualizations of the points</w:t>
      </w:r>
      <w:commentRangeEnd w:id="139"/>
      <w:r w:rsidR="00052387">
        <w:rPr>
          <w:rStyle w:val="a6"/>
        </w:rPr>
        <w:commentReference w:id="139"/>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40"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41"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42"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ins w:id="143"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44" w:author="Microsoft Office 使用者" w:date="2017-09-07T10:56:00Z">
        <w:r w:rsidR="006B2B46">
          <w:rPr>
            <w:rFonts w:ascii="Times New Roman" w:hAnsi="Times New Roman" w:cs="Times New Roman"/>
            <w:lang w:eastAsia="zh-TW"/>
          </w:rPr>
          <w:t>amma</w:t>
        </w:r>
      </w:ins>
      <w:del w:id="145"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46"/>
      <w:r>
        <w:rPr>
          <w:rFonts w:ascii="Times New Roman" w:hAnsi="Times New Roman" w:cs="Times New Roman"/>
          <w:lang w:eastAsia="zh-TW"/>
        </w:rPr>
        <w:t>U. of Michigan Museum of Zoology fish collection</w:t>
      </w:r>
      <w:commentRangeEnd w:id="146"/>
      <w:r>
        <w:rPr>
          <w:rStyle w:val="a6"/>
        </w:rPr>
        <w:commentReference w:id="146"/>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ins w:id="147" w:author="冬川 鍾" w:date="2017-09-03T02:49:00Z">
        <w:r w:rsidR="00BA5E3F">
          <w:rPr>
            <w:rFonts w:ascii="Times New Roman" w:hAnsi="Times New Roman" w:cs="Times New Roman"/>
            <w:lang w:eastAsia="zh-TW"/>
          </w:rPr>
          <w:t>transform</w:t>
        </w:r>
      </w:ins>
      <w:del w:id="148"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49" w:author="冬川 鍾" w:date="2017-09-03T02:50:00Z">
        <w:r w:rsidR="00BA5E3F">
          <w:rPr>
            <w:rFonts w:ascii="Times New Roman" w:hAnsi="Times New Roman" w:cs="Times New Roman"/>
            <w:lang w:eastAsia="zh-TW"/>
          </w:rPr>
          <w:t>F</w:t>
        </w:r>
      </w:ins>
      <w:del w:id="150"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51"/>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51"/>
      <w:r>
        <w:rPr>
          <w:rStyle w:val="a6"/>
        </w:rPr>
        <w:commentReference w:id="151"/>
      </w:r>
      <w:r>
        <w:rPr>
          <w:rFonts w:ascii="Times New Roman" w:hAnsi="Times New Roman" w:cs="Times New Roman"/>
          <w:lang w:eastAsia="zh-TW"/>
        </w:rPr>
        <w:t xml:space="preserve">As </w:t>
      </w:r>
      <w:ins w:id="152"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53" w:author="冬川 鍾" w:date="2017-09-03T02:50:00Z">
        <w:r w:rsidR="00953B61">
          <w:rPr>
            <w:rFonts w:ascii="Times New Roman" w:hAnsi="Times New Roman" w:cs="Times New Roman"/>
            <w:lang w:eastAsia="zh-TW"/>
          </w:rPr>
          <w:t>ure</w:t>
        </w:r>
      </w:ins>
      <w:del w:id="154"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55" w:author="冬川 鍾" w:date="2017-09-03T02:53:00Z">
        <w:r w:rsidR="00953B61">
          <w:rPr>
            <w:rFonts w:ascii="Times New Roman" w:hAnsi="Times New Roman" w:cs="Times New Roman"/>
            <w:lang w:eastAsia="zh-TW"/>
          </w:rPr>
          <w:t>1</w:t>
        </w:r>
      </w:ins>
      <w:del w:id="156"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57"/>
      <w:r>
        <w:rPr>
          <w:rFonts w:ascii="Times New Roman" w:eastAsia="標楷體" w:hAnsi="Times New Roman" w:cs="Times New Roman"/>
          <w:lang w:eastAsia="zh-TW"/>
        </w:rPr>
        <w:t xml:space="preserve"> The evolutionary relationships for cichlid (Fig</w:t>
      </w:r>
      <w:ins w:id="158" w:author="冬川 鍾" w:date="2017-09-03T02:54:00Z">
        <w:r w:rsidR="00953B61">
          <w:rPr>
            <w:rFonts w:ascii="Times New Roman" w:eastAsia="標楷體" w:hAnsi="Times New Roman" w:cs="Times New Roman"/>
            <w:lang w:eastAsia="zh-TW"/>
          </w:rPr>
          <w:t>ure</w:t>
        </w:r>
      </w:ins>
      <w:del w:id="159"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60" w:author="冬川 鍾" w:date="2017-09-06T03:21:00Z">
        <w:r w:rsidR="00A71EA0">
          <w:rPr>
            <w:rFonts w:ascii="Times New Roman" w:eastAsia="標楷體" w:hAnsi="Times New Roman" w:cs="Times New Roman"/>
            <w:lang w:eastAsia="zh-TW"/>
          </w:rPr>
          <w:t>plot</w:t>
        </w:r>
      </w:ins>
      <w:del w:id="161"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62" w:author="冬川 鍾" w:date="2017-09-03T02:54:00Z">
        <w:r w:rsidR="00953B61">
          <w:rPr>
            <w:rFonts w:ascii="Times New Roman" w:eastAsia="標楷體" w:hAnsi="Times New Roman" w:cs="Times New Roman"/>
            <w:lang w:eastAsia="zh-TW"/>
          </w:rPr>
          <w:t>ure</w:t>
        </w:r>
      </w:ins>
      <w:del w:id="163"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64" w:author="冬川 鍾" w:date="2017-09-06T03:21:00Z">
        <w:r w:rsidR="00A71EA0">
          <w:rPr>
            <w:rFonts w:ascii="Times New Roman" w:eastAsia="標楷體" w:hAnsi="Times New Roman" w:cs="Times New Roman"/>
            <w:lang w:eastAsia="zh-TW"/>
          </w:rPr>
          <w:t>lot</w:t>
        </w:r>
      </w:ins>
      <w:del w:id="165"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57"/>
      <w:r>
        <w:rPr>
          <w:rStyle w:val="a6"/>
        </w:rPr>
        <w:commentReference w:id="157"/>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66"/>
      <w:r w:rsidRPr="00A54453">
        <w:rPr>
          <w:rFonts w:ascii="Times New Roman" w:eastAsia="標楷體" w:hAnsi="Times New Roman" w:cs="Times New Roman"/>
          <w:lang w:eastAsia="zh-TW"/>
        </w:rPr>
        <w:t>donor-recipient relationship</w:t>
      </w:r>
      <w:commentRangeEnd w:id="166"/>
      <w:r w:rsidR="00953B61">
        <w:rPr>
          <w:rStyle w:val="a6"/>
        </w:rPr>
        <w:commentReference w:id="166"/>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67"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68" w:author="冬川 鍾" w:date="2017-09-03T02:56:00Z">
        <w:r w:rsidR="00CA7144">
          <w:rPr>
            <w:rFonts w:ascii="Times New Roman" w:hAnsi="Times New Roman" w:cs="Times New Roman"/>
            <w:lang w:eastAsia="zh-TW"/>
          </w:rPr>
          <w:t xml:space="preserve"> </w:t>
        </w:r>
      </w:ins>
      <w:del w:id="169"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70"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ins w:id="171" w:author="冬川 鍾" w:date="2017-09-03T03:01:00Z">
        <w:r w:rsidR="00985F3E">
          <w:rPr>
            <w:rFonts w:ascii="Times New Roman" w:eastAsia="標楷體" w:hAnsi="Times New Roman" w:cs="Times New Roman"/>
            <w:lang w:eastAsia="zh-TW"/>
          </w:rPr>
          <w:t>ifference</w:t>
        </w:r>
      </w:ins>
      <w:del w:id="172"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73" w:author="冬川 鍾" w:date="2017-09-03T03:01:00Z">
        <w:r w:rsidR="00985F3E">
          <w:rPr>
            <w:rFonts w:ascii="Times New Roman" w:eastAsia="標楷體" w:hAnsi="Times New Roman" w:cs="Times New Roman"/>
            <w:lang w:eastAsia="zh-TW"/>
          </w:rPr>
          <w:t>within</w:t>
        </w:r>
      </w:ins>
      <w:del w:id="174"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proofErr w:type="gramStart"/>
      <w:r>
        <w:rPr>
          <w:rFonts w:ascii="Times New Roman" w:eastAsia="標楷體" w:hAnsi="Times New Roman" w:cs="Times New Roman"/>
          <w:i/>
          <w:lang w:eastAsia="zh-TW"/>
        </w:rPr>
        <w:t>a</w:t>
      </w:r>
      <w:proofErr w:type="gramEnd"/>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R code and data files in this work can be found at Dryad Digital Repository </w:t>
      </w:r>
      <w:commentRangeStart w:id="175"/>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75"/>
      <w:r w:rsidR="00985F3E">
        <w:rPr>
          <w:rStyle w:val="a6"/>
        </w:rPr>
        <w:commentReference w:id="175"/>
      </w:r>
      <w:r>
        <w:rPr>
          <w:rFonts w:ascii="Times New Roman" w:hAnsi="Times New Roman" w:cs="Times New Roman"/>
          <w:lang w:eastAsia="zh-TW"/>
        </w:rPr>
        <w:t>.</w:t>
      </w:r>
    </w:p>
    <w:p w14:paraId="67AAC52E" w14:textId="77777777" w:rsidR="001116C0" w:rsidDel="00985F3E" w:rsidRDefault="001116C0" w:rsidP="001116C0">
      <w:pPr>
        <w:spacing w:line="480" w:lineRule="auto"/>
        <w:rPr>
          <w:del w:id="176"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77" w:author="冬川 鍾" w:date="2017-09-03T03:04:00Z"/>
          <w:rFonts w:ascii="Times New Roman" w:hAnsi="Times New Roman" w:cs="Times New Roman"/>
          <w:lang w:eastAsia="zh-TW"/>
        </w:rPr>
      </w:pPr>
      <w:del w:id="178"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79"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80" w:author="冬川 鍾" w:date="2017-09-03T03:11:00Z"/>
          <w:rFonts w:ascii="Times New Roman" w:hAnsi="Times New Roman" w:cs="Times New Roman"/>
          <w:lang w:eastAsia="zh-TW"/>
        </w:rPr>
      </w:pPr>
      <w:ins w:id="181" w:author="冬川 鍾" w:date="2017-09-03T03:10:00Z">
        <w:r>
          <w:rPr>
            <w:rFonts w:ascii="Times New Roman" w:hAnsi="Times New Roman" w:cs="Times New Roman"/>
            <w:lang w:eastAsia="zh-TW"/>
          </w:rPr>
          <w:t>Parameter estimates were obtained using</w:t>
        </w:r>
      </w:ins>
      <w:ins w:id="182" w:author="冬川 鍾" w:date="2017-09-03T03:09:00Z">
        <w:r>
          <w:rPr>
            <w:rFonts w:ascii="Times New Roman" w:hAnsi="Times New Roman" w:cs="Times New Roman"/>
            <w:lang w:eastAsia="zh-TW"/>
          </w:rPr>
          <w:t xml:space="preserve"> </w:t>
        </w:r>
      </w:ins>
      <w:ins w:id="183"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84" w:author="冬川 鍾" w:date="2017-09-03T03:11:00Z">
        <w:r>
          <w:rPr>
            <w:rFonts w:ascii="Times New Roman" w:hAnsi="Times New Roman" w:cs="Times New Roman"/>
            <w:lang w:eastAsia="zh-TW"/>
          </w:rPr>
          <w:t xml:space="preserve">optimization (ii) </w:t>
        </w:r>
      </w:ins>
      <w:ins w:id="185" w:author="冬川 鍾" w:date="2017-09-03T03:10:00Z">
        <w:r>
          <w:rPr>
            <w:rFonts w:ascii="Times New Roman" w:hAnsi="Times New Roman" w:cs="Times New Roman"/>
            <w:lang w:eastAsia="zh-TW"/>
          </w:rPr>
          <w:t>doing</w:t>
        </w:r>
      </w:ins>
      <w:ins w:id="186" w:author="冬川 鍾" w:date="2017-09-03T03:08:00Z">
        <w:r w:rsidR="00985F3E">
          <w:rPr>
            <w:rFonts w:ascii="Times New Roman" w:hAnsi="Times New Roman" w:cs="Times New Roman"/>
            <w:lang w:eastAsia="zh-TW"/>
          </w:rPr>
          <w:t xml:space="preserve"> </w:t>
        </w:r>
      </w:ins>
      <w:ins w:id="187" w:author="冬川 鍾" w:date="2017-09-03T03:06:00Z">
        <w:r w:rsidR="00985F3E">
          <w:rPr>
            <w:rFonts w:ascii="Times New Roman" w:hAnsi="Times New Roman" w:cs="Times New Roman"/>
            <w:lang w:eastAsia="zh-TW"/>
          </w:rPr>
          <w:t xml:space="preserve">grid only, </w:t>
        </w:r>
      </w:ins>
      <w:ins w:id="188" w:author="冬川 鍾" w:date="2017-09-03T03:11:00Z">
        <w:r>
          <w:rPr>
            <w:rFonts w:ascii="Times New Roman" w:hAnsi="Times New Roman" w:cs="Times New Roman"/>
            <w:lang w:eastAsia="zh-TW"/>
          </w:rPr>
          <w:t xml:space="preserve">(iii) </w:t>
        </w:r>
      </w:ins>
      <w:ins w:id="189" w:author="冬川 鍾" w:date="2017-09-03T03:06:00Z">
        <w:r w:rsidR="00985F3E">
          <w:rPr>
            <w:rFonts w:ascii="Times New Roman" w:hAnsi="Times New Roman" w:cs="Times New Roman"/>
            <w:lang w:eastAsia="zh-TW"/>
          </w:rPr>
          <w:t>grid first then</w:t>
        </w:r>
      </w:ins>
      <w:ins w:id="190" w:author="冬川 鍾" w:date="2017-09-03T03:08:00Z">
        <w:r w:rsidR="00985F3E">
          <w:rPr>
            <w:rFonts w:ascii="Times New Roman" w:hAnsi="Times New Roman" w:cs="Times New Roman"/>
            <w:lang w:eastAsia="zh-TW"/>
          </w:rPr>
          <w:t xml:space="preserve"> optimization</w:t>
        </w:r>
      </w:ins>
      <w:ins w:id="191" w:author="冬川 鍾" w:date="2017-09-03T03:06:00Z">
        <w:r>
          <w:rPr>
            <w:rFonts w:ascii="Times New Roman" w:hAnsi="Times New Roman" w:cs="Times New Roman"/>
            <w:lang w:eastAsia="zh-TW"/>
          </w:rPr>
          <w:t>.</w:t>
        </w:r>
      </w:ins>
      <w:ins w:id="192" w:author="冬川 鍾" w:date="2017-09-03T03:11:00Z">
        <w:r>
          <w:rPr>
            <w:rFonts w:ascii="Times New Roman" w:hAnsi="Times New Roman" w:cs="Times New Roman"/>
            <w:lang w:eastAsia="zh-TW"/>
          </w:rPr>
          <w:t xml:space="preserve"> </w:t>
        </w:r>
      </w:ins>
      <w:commentRangeStart w:id="193"/>
    </w:p>
    <w:p w14:paraId="2B479A91" w14:textId="67A186D4" w:rsidR="001116C0" w:rsidRDefault="001116C0" w:rsidP="001116C0">
      <w:pPr>
        <w:spacing w:line="480" w:lineRule="auto"/>
        <w:rPr>
          <w:rFonts w:ascii="Times New Roman" w:hAnsi="Times New Roman" w:cs="Times New Roman"/>
          <w:lang w:eastAsia="zh-TW"/>
        </w:rPr>
      </w:pPr>
      <w:commentRangeStart w:id="194"/>
      <w:r w:rsidRPr="00A54453">
        <w:rPr>
          <w:rFonts w:ascii="Times New Roman" w:hAnsi="Times New Roman" w:cs="Times New Roman"/>
          <w:lang w:eastAsia="zh-TW"/>
        </w:rPr>
        <w:t>Overall we were not pleased with performance</w:t>
      </w:r>
      <w:commentRangeEnd w:id="194"/>
      <w:r>
        <w:rPr>
          <w:rStyle w:val="a6"/>
        </w:rPr>
        <w:commentReference w:id="194"/>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w:t>
      </w:r>
      <w:proofErr w:type="spellStart"/>
      <w:r w:rsidRPr="00A54453">
        <w:rPr>
          <w:rFonts w:ascii="Times New Roman" w:hAnsi="Times New Roman" w:cs="Times New Roman"/>
          <w:lang w:eastAsia="zh-TW"/>
        </w:rPr>
        <w:t>ormed</w:t>
      </w:r>
      <w:proofErr w:type="spellEnd"/>
      <w:r w:rsidRPr="00A54453">
        <w:rPr>
          <w:rFonts w:ascii="Times New Roman" w:hAnsi="Times New Roman" w:cs="Times New Roman"/>
          <w:lang w:eastAsia="zh-TW"/>
        </w:rPr>
        <w:t xml:space="preserve">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w:t>
      </w:r>
      <w:proofErr w:type="spellStart"/>
      <w:r w:rsidRPr="00A54453">
        <w:rPr>
          <w:rFonts w:ascii="Times New Roman" w:hAnsi="Times New Roman" w:cs="Times New Roman"/>
          <w:lang w:eastAsia="zh-TW"/>
        </w:rPr>
        <w:t>erformed</w:t>
      </w:r>
      <w:proofErr w:type="spellEnd"/>
      <w:r w:rsidRPr="00A54453">
        <w:rPr>
          <w:rFonts w:ascii="Times New Roman" w:hAnsi="Times New Roman" w:cs="Times New Roman"/>
          <w:lang w:eastAsia="zh-TW"/>
        </w:rPr>
        <w:t xml:space="preserve">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195" w:author="Microsoft Office 使用者" w:date="2017-09-02T10:02:00Z">
        <w:del w:id="196" w:author="冬川 鍾" w:date="2017-09-03T03:07:00Z">
          <w:r w:rsidR="00DF2A63" w:rsidDel="00985F3E">
            <w:rPr>
              <w:rFonts w:ascii="Times New Roman" w:hAnsi="Times New Roman" w:cs="Times New Roman"/>
              <w:lang w:eastAsia="zh-TW"/>
            </w:rPr>
            <w:delText xml:space="preserve"> </w:delText>
          </w:r>
        </w:del>
      </w:ins>
      <w:del w:id="197"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193"/>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193"/>
      </w:r>
    </w:p>
    <w:p w14:paraId="5350AD21" w14:textId="71A0C7B4" w:rsidR="001116C0" w:rsidRDefault="007E0F84" w:rsidP="001116C0">
      <w:pPr>
        <w:spacing w:line="480" w:lineRule="auto"/>
        <w:rPr>
          <w:rFonts w:ascii="Times New Roman" w:hAnsi="Times New Roman" w:cs="Times New Roman"/>
          <w:lang w:eastAsia="zh-TW"/>
        </w:rPr>
      </w:pPr>
      <w:ins w:id="198"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199"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200"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201"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202"/>
      <w:r>
        <w:rPr>
          <w:rFonts w:ascii="Times New Roman" w:hAnsi="Times New Roman" w:cs="Times New Roman"/>
        </w:rPr>
        <w:t>was often very wrong</w:t>
      </w:r>
      <w:commentRangeEnd w:id="202"/>
      <w:r w:rsidR="00057A74">
        <w:rPr>
          <w:rStyle w:val="a6"/>
        </w:rPr>
        <w:commentReference w:id="202"/>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203"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204"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205"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06" w:author="冬川 鍾" w:date="2017-09-03T03:15:00Z">
                  <m:r>
                    <w:rPr>
                      <w:rFonts w:ascii="Cambria Math" w:hAnsi="Cambria Math" w:cs="Times New Roman"/>
                      <w:lang w:eastAsia="zh-TW"/>
                    </w:rPr>
                    <m:t>100</m:t>
                  </m:r>
                </w:ins>
                <w:ins w:id="207"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208" w:author="冬川 鍾" w:date="2017-09-03T03:16:00Z">
                      <m:r>
                        <w:rPr>
                          <w:rFonts w:ascii="Cambria Math" w:hAnsi="Cambria Math" w:cs="Times New Roman"/>
                          <w:lang w:eastAsia="zh-TW"/>
                        </w:rPr>
                        <m:t>0.13</m:t>
                      </m:r>
                    </w:ins>
                  </m:e>
                </m:func>
              </m:e>
            </m:func>
            <w:ins w:id="209" w:author="冬川 鍾" w:date="2017-09-03T03:15:00Z">
              <m:r>
                <w:rPr>
                  <w:rFonts w:ascii="Cambria Math" w:hAnsi="Cambria Math" w:cs="Times New Roman"/>
                  <w:lang w:eastAsia="zh-TW"/>
                </w:rPr>
                <m:t>)</m:t>
              </m:r>
            </w:ins>
          </m:e>
        </m:func>
      </m:oMath>
      <w:del w:id="210"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11" w:author="冬川 鍾" w:date="2017-09-03T03:16:00Z">
        <w:r w:rsidRPr="00A54453" w:rsidDel="00057A74">
          <w:rPr>
            <w:rFonts w:ascii="Times New Roman" w:hAnsi="Times New Roman" w:cs="Times New Roman"/>
            <w:lang w:eastAsia="zh-TW"/>
          </w:rPr>
          <w:delText xml:space="preserve">675 </w:delText>
        </w:r>
      </w:del>
      <w:ins w:id="212"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13"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14"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15" w:author="Microsoft Office 使用者" w:date="2017-09-02T09:46:00Z">
        <w:r w:rsidR="007E0F84">
          <w:rPr>
            <w:rFonts w:ascii="Times New Roman" w:hAnsi="Times New Roman" w:cs="Times New Roman"/>
          </w:rPr>
          <w:t xml:space="preserve"> (see</w:t>
        </w:r>
      </w:ins>
      <w:del w:id="216"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17"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18"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19"/>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19"/>
      <w:r w:rsidR="0017074C">
        <w:rPr>
          <w:rStyle w:val="a6"/>
        </w:rPr>
        <w:commentReference w:id="219"/>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20"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w:t>
      </w:r>
      <w:proofErr w:type="spellStart"/>
      <w:r>
        <w:rPr>
          <w:rFonts w:ascii="Times New Roman" w:hAnsi="Times New Roman" w:cs="Times New Roman"/>
        </w:rPr>
        <w:t>imates</w:t>
      </w:r>
      <w:proofErr w:type="spellEnd"/>
      <w:r>
        <w:rPr>
          <w:rFonts w:ascii="Times New Roman" w:hAnsi="Times New Roman" w:cs="Times New Roman"/>
        </w:rPr>
        <w:t xml:space="preserve">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221" w:author="冬川 鍾" w:date="2017-09-03T03:20:00Z">
        <w:r w:rsidR="00203996">
          <w:rPr>
            <w:rFonts w:ascii="Times New Roman" w:hAnsi="Times New Roman" w:cs="Times New Roman"/>
          </w:rPr>
          <w:t>OOO</w:t>
        </w:r>
      </w:ins>
      <w:del w:id="222"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23"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24"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225"/>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225"/>
      <w:r w:rsidR="00545EE2">
        <w:rPr>
          <w:rStyle w:val="a6"/>
        </w:rPr>
        <w:commentReference w:id="225"/>
      </w:r>
    </w:p>
    <w:p w14:paraId="4A9F5C28" w14:textId="77777777" w:rsidR="001116C0" w:rsidRDefault="001116C0" w:rsidP="001116C0">
      <w:pPr>
        <w:spacing w:line="480" w:lineRule="auto"/>
        <w:rPr>
          <w:rFonts w:ascii="Times New Roman" w:hAnsi="Times New Roman" w:cs="Times New Roman"/>
        </w:rPr>
      </w:pPr>
    </w:p>
    <w:p w14:paraId="5E9F4558" w14:textId="19DC79A9"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26"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227" w:author="Microsoft Office 使用者" w:date="2017-09-02T09:53:00Z">
        <w:r w:rsidR="00545EE2">
          <w:rPr>
            <w:rFonts w:ascii="Times New Roman" w:hAnsi="Times New Roman" w:cs="Times New Roman"/>
            <w:lang w:eastAsia="zh-TW"/>
          </w:rPr>
          <w:t xml:space="preserve">Pen is the penalty defined by </w:t>
        </w:r>
      </w:ins>
      <w:ins w:id="228" w:author="Microsoft Office 使用者" w:date="2017-09-02T09:54:00Z">
        <w:r w:rsidR="00545EE2">
          <w:rPr>
            <w:rFonts w:ascii="Times New Roman" w:hAnsi="Times New Roman" w:cs="Times New Roman"/>
          </w:rPr>
          <w:t>10 log likelihood units plus the Euclidean distance between the original and adjusted matrices</w:t>
        </w:r>
      </w:ins>
      <w:ins w:id="229"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lastRenderedPageBreak/>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30" w:author="Microsoft Office 使用者" w:date="2017-09-07T12:54:00Z">
        <w:r w:rsidR="00F43B23">
          <w:rPr>
            <w:rFonts w:ascii="Times New Roman" w:hAnsi="Times New Roman" w:cs="Times New Roman"/>
          </w:rPr>
          <w:t>-</w:t>
        </w:r>
      </w:ins>
      <w:del w:id="231"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32"/>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33" w:author="Microsoft Office 使用者" w:date="2017-09-02T10:03:00Z"/>
          <w:rFonts w:ascii="Times New Roman" w:eastAsia="標楷體" w:hAnsi="Times New Roman" w:cs="Times New Roman"/>
          <w:lang w:eastAsia="zh-TW"/>
        </w:rPr>
        <w:pPrChange w:id="234"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32"/>
      <w:r>
        <w:rPr>
          <w:rStyle w:val="a6"/>
        </w:rPr>
        <w:commentReference w:id="232"/>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w:t>
      </w:r>
      <w:r w:rsidRPr="00A54453">
        <w:rPr>
          <w:rFonts w:ascii="Times New Roman" w:eastAsia="標楷體" w:hAnsi="Times New Roman" w:cs="Times New Roman"/>
          <w:lang w:eastAsia="zh-TW"/>
        </w:rPr>
        <w:lastRenderedPageBreak/>
        <w:t xml:space="preserve">of the adaptive confidence intervals are measured by the left most and right model black dots. </w:t>
      </w:r>
    </w:p>
    <w:p w14:paraId="5678DB5B" w14:textId="77777777" w:rsidR="00E53089" w:rsidRDefault="00E53089" w:rsidP="001116C0">
      <w:pPr>
        <w:spacing w:line="480" w:lineRule="auto"/>
        <w:ind w:right="396"/>
        <w:rPr>
          <w:ins w:id="235"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36"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37"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38"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39"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40"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41" w:author="Microsoft Office 使用者" w:date="2017-09-02T09:55:00Z">
        <w:r w:rsidDel="007D7E70">
          <w:rPr>
            <w:rFonts w:ascii="Times New Roman" w:hAnsi="Times New Roman" w:cs="Times New Roman"/>
          </w:rPr>
          <w:delText xml:space="preserve"> can</w:delText>
        </w:r>
      </w:del>
      <w:del w:id="242" w:author="Microsoft Office 使用者" w:date="2017-09-02T09:56:00Z">
        <w:r w:rsidDel="007D7E70">
          <w:rPr>
            <w:rFonts w:ascii="Times New Roman" w:hAnsi="Times New Roman" w:cs="Times New Roman"/>
          </w:rPr>
          <w:delText xml:space="preserve"> now</w:delText>
        </w:r>
      </w:del>
      <w:ins w:id="243"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44"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45"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46"/>
      <w:r w:rsidRPr="00410BA7">
        <w:rPr>
          <w:rFonts w:ascii="Times New Roman" w:hAnsi="Times New Roman" w:cs="Times New Roman"/>
          <w:lang w:eastAsia="zh-TW"/>
        </w:rPr>
        <w:t>It performs surprisingly poorly</w:t>
      </w:r>
      <w:commentRangeEnd w:id="246"/>
      <w:r w:rsidR="00E53089">
        <w:rPr>
          <w:rStyle w:val="a6"/>
        </w:rPr>
        <w:commentReference w:id="246"/>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47"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48"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w:t>
      </w:r>
      <w:r>
        <w:rPr>
          <w:rFonts w:ascii="Times New Roman" w:hAnsi="Times New Roman" w:cs="Times New Roman"/>
          <w:lang w:eastAsia="zh-TW"/>
        </w:rPr>
        <w:lastRenderedPageBreak/>
        <w:t xml:space="preserve">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49"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50"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w:t>
      </w:r>
      <w:r>
        <w:rPr>
          <w:rFonts w:ascii="Times New Roman" w:hAnsi="Times New Roman" w:cs="Times New Roman"/>
          <w:lang w:eastAsia="zh-TW"/>
        </w:rPr>
        <w:lastRenderedPageBreak/>
        <w:t xml:space="preserve">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51" w:author="Microsoft Office 使用者" w:date="2017-09-02T10:05:00Z"/>
          <w:rFonts w:ascii="Times New Roman" w:hAnsi="Times New Roman" w:cs="Times New Roman"/>
          <w:lang w:eastAsia="zh-TW"/>
        </w:rPr>
        <w:pPrChange w:id="252" w:author="Microsoft Office 使用者" w:date="2017-09-02T10:05:00Z">
          <w:pPr>
            <w:spacing w:line="480" w:lineRule="auto"/>
            <w:jc w:val="center"/>
          </w:pPr>
        </w:pPrChange>
      </w:pPr>
    </w:p>
    <w:p w14:paraId="08FE618C" w14:textId="77777777" w:rsidR="001A37F4" w:rsidRDefault="001A37F4" w:rsidP="001116C0">
      <w:pPr>
        <w:spacing w:line="480" w:lineRule="auto"/>
        <w:rPr>
          <w:ins w:id="253"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54"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55"/>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55"/>
      <w:proofErr w:type="spellEnd"/>
      <w:r>
        <w:rPr>
          <w:rStyle w:val="a6"/>
        </w:rPr>
        <w:commentReference w:id="255"/>
      </w:r>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a6"/>
        </w:rPr>
        <w:commentReference w:id="256"/>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57"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58" w:author="Microsoft Office 使用者" w:date="2017-09-02T10:06:00Z"/>
          <w:del w:id="259"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60" w:author="Microsoft Office 使用者" w:date="2017-09-02T10:06:00Z"/>
          <w:del w:id="261"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62" w:author="Microsoft Office 使用者" w:date="2017-09-02T10:06:00Z"/>
          <w:del w:id="263"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64" w:author="Microsoft Office 使用者" w:date="2017-09-02T10:06:00Z"/>
          <w:rFonts w:ascii="Times New Roman" w:hAnsi="Times New Roman" w:cs="Times New Roman"/>
        </w:rPr>
      </w:pPr>
      <w:del w:id="265" w:author="Microsoft Office 使用者" w:date="2017-09-02T10:06:00Z">
        <w:r w:rsidRPr="00275104" w:rsidDel="0056660D">
          <w:rPr>
            <w:rFonts w:ascii="Times New Roman" w:hAnsi="Times New Roman" w:cs="Times New Roman"/>
          </w:rPr>
          <w:delText>A</w:delText>
        </w:r>
      </w:del>
      <w:moveToRangeStart w:id="266" w:author="Microsoft Office 使用者" w:date="2017-09-02T10:06:00Z" w:name="move492110139"/>
      <w:proofErr w:type="spellStart"/>
      <w:moveTo w:id="267"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66"/>
    <w:p w14:paraId="24DABE34" w14:textId="77777777" w:rsidR="0056660D" w:rsidRDefault="0056660D" w:rsidP="0056660D">
      <w:pPr>
        <w:spacing w:line="480" w:lineRule="auto"/>
        <w:ind w:left="360" w:hanging="360"/>
        <w:outlineLvl w:val="0"/>
        <w:rPr>
          <w:ins w:id="268"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69" w:author="冬川 鍾" w:date="2017-09-03T03:25:00Z"/>
          <w:rFonts w:ascii="Times New Roman" w:hAnsi="Times New Roman" w:cs="Times New Roman"/>
        </w:rPr>
      </w:pPr>
      <w:proofErr w:type="spellStart"/>
      <w:ins w:id="270"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71" w:author="Microsoft Office 使用者" w:date="2017-09-02T10:06:00Z" w:name="move492110139"/>
      <w:moveFrom w:id="272"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71"/>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73" w:author="Microsoft Office 使用者" w:date="2017-09-02T09:15:00Z"/>
          <w:rFonts w:ascii="Times New Roman" w:hAnsi="Times New Roman" w:cs="Times New Roman"/>
        </w:rPr>
      </w:pPr>
      <w:ins w:id="274"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75"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76"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77"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78" w:author="Microsoft Office 使用者" w:date="2017-09-02T09:17:00Z">
        <w:r>
          <w:rPr>
            <w:rFonts w:ascii="Times New Roman" w:hAnsi="Times New Roman" w:cs="Times New Roman"/>
          </w:rPr>
          <w:t xml:space="preserve">1.2-11. Available: </w:t>
        </w:r>
      </w:ins>
      <w:ins w:id="279"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Paradis</w:t>
      </w:r>
      <w:proofErr w:type="spellEnd"/>
      <w:r>
        <w:rPr>
          <w:rFonts w:ascii="Times New Roman" w:hAnsi="Times New Roman" w:cs="Times New Roman"/>
        </w:rPr>
        <w:t xml:space="preserve"> E, Claude J. &amp; Strimmer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80"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81"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82"/>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82"/>
      <w:proofErr w:type="spellEnd"/>
      <w:r>
        <w:rPr>
          <w:rStyle w:val="a6"/>
        </w:rPr>
        <w:commentReference w:id="282"/>
      </w:r>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Tony Jhwueng" w:date="2017-09-03T03:24:00Z" w:initials="TJ">
    <w:p w14:paraId="770199A9" w14:textId="77777777" w:rsidR="006B2B46" w:rsidRDefault="006B2B46" w:rsidP="00E53089">
      <w:pPr>
        <w:pStyle w:val="a4"/>
      </w:pPr>
      <w:r>
        <w:rPr>
          <w:rStyle w:val="a6"/>
        </w:rPr>
        <w:annotationRef/>
      </w:r>
      <w:r w:rsidRPr="0026122C">
        <w:t>í,</w:t>
      </w:r>
    </w:p>
  </w:comment>
  <w:comment w:id="120" w:author="Microsoft Office 使用者" w:date="2016-08-22T09:59:00Z" w:initials="Office">
    <w:p w14:paraId="04E99E09" w14:textId="77777777" w:rsidR="006B2B46" w:rsidRDefault="006B2B46" w:rsidP="001116C0">
      <w:pPr>
        <w:pStyle w:val="a4"/>
      </w:pPr>
      <w:r>
        <w:rPr>
          <w:rStyle w:val="a6"/>
        </w:rPr>
        <w:annotationRef/>
      </w:r>
    </w:p>
  </w:comment>
  <w:comment w:id="139" w:author="冬川 鍾" w:date="2017-09-03T02:43:00Z" w:initials="鍾">
    <w:p w14:paraId="73B36A99" w14:textId="73FCF837" w:rsidR="006B2B46" w:rsidRDefault="006B2B46">
      <w:pPr>
        <w:pStyle w:val="a4"/>
      </w:pPr>
      <w:r>
        <w:rPr>
          <w:rStyle w:val="a6"/>
        </w:rPr>
        <w:annotationRef/>
      </w:r>
      <w:r>
        <w:t xml:space="preserve">Shall we put the visualizations in </w:t>
      </w:r>
      <w:proofErr w:type="gramStart"/>
      <w:r>
        <w:t>Supp. ?</w:t>
      </w:r>
      <w:proofErr w:type="gramEnd"/>
      <w:r>
        <w:t xml:space="preserve"> </w:t>
      </w:r>
    </w:p>
  </w:comment>
  <w:comment w:id="146"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a4"/>
      </w:pPr>
    </w:p>
  </w:comment>
  <w:comment w:id="151" w:author="Tony Jhwueng" w:date="2015-11-02T10:02:00Z" w:initials="TJ">
    <w:p w14:paraId="234350E5" w14:textId="5F50B4CC" w:rsidR="006B2B46" w:rsidRDefault="006B2B46"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157" w:author="Tony Jhwueng" w:date="2015-11-02T10:26:00Z" w:initials="TJ">
    <w:p w14:paraId="0B7FAA79" w14:textId="77777777" w:rsidR="006B2B46" w:rsidRDefault="006B2B46" w:rsidP="001116C0">
      <w:pPr>
        <w:pStyle w:val="a4"/>
      </w:pPr>
      <w:r>
        <w:rPr>
          <w:rStyle w:val="a6"/>
        </w:rPr>
        <w:annotationRef/>
      </w:r>
      <w:r>
        <w:t xml:space="preserve">Editor’s comment 15). He suggested not to start sentences with clause.  </w:t>
      </w:r>
    </w:p>
  </w:comment>
  <w:comment w:id="166" w:author="冬川 鍾" w:date="2017-09-03T02:56:00Z" w:initials="鍾">
    <w:p w14:paraId="0F9A8651" w14:textId="78869272" w:rsidR="006B2B46" w:rsidRDefault="006B2B46">
      <w:pPr>
        <w:pStyle w:val="a4"/>
      </w:pPr>
      <w:r>
        <w:rPr>
          <w:rStyle w:val="a6"/>
        </w:rPr>
        <w:annotationRef/>
      </w:r>
      <w:r>
        <w:t>NEED output the flow table files when submitting.</w:t>
      </w:r>
    </w:p>
  </w:comment>
  <w:comment w:id="175" w:author="冬川 鍾" w:date="2017-09-03T03:03:00Z" w:initials="鍾">
    <w:p w14:paraId="5E562DA3" w14:textId="0F36ECB0" w:rsidR="006B2B46" w:rsidRDefault="006B2B46">
      <w:pPr>
        <w:pStyle w:val="a4"/>
      </w:pPr>
      <w:r>
        <w:rPr>
          <w:rStyle w:val="a6"/>
        </w:rPr>
        <w:annotationRef/>
      </w:r>
      <w:r>
        <w:t>UPDATE when submitting</w:t>
      </w:r>
    </w:p>
  </w:comment>
  <w:comment w:id="194" w:author="Microsoft Office 使用者" w:date="2016-08-22T10:38:00Z" w:initials="Office">
    <w:p w14:paraId="3BBB9782" w14:textId="77777777" w:rsidR="006B2B46" w:rsidRDefault="006B2B46" w:rsidP="001116C0">
      <w:pPr>
        <w:pStyle w:val="a4"/>
      </w:pPr>
      <w:r>
        <w:rPr>
          <w:rStyle w:val="a6"/>
        </w:rPr>
        <w:annotationRef/>
      </w:r>
      <w:r>
        <w:t xml:space="preserve">Now we probably can see a better performance after using the updated code. </w:t>
      </w:r>
    </w:p>
  </w:comment>
  <w:comment w:id="193" w:author="冬川 鍾" w:date="2017-09-03T03:13:00Z" w:initials="鍾">
    <w:p w14:paraId="15244111" w14:textId="0837A79F" w:rsidR="006B2B46" w:rsidRDefault="006B2B46">
      <w:pPr>
        <w:pStyle w:val="a4"/>
      </w:pPr>
      <w:r>
        <w:rPr>
          <w:rStyle w:val="a6"/>
        </w:rPr>
        <w:annotationRef/>
      </w:r>
      <w:r>
        <w:t xml:space="preserve">SHALL we write this paragraph using our latest results? </w:t>
      </w:r>
    </w:p>
  </w:comment>
  <w:comment w:id="202" w:author="冬川 鍾" w:date="2017-09-03T03:14:00Z" w:initials="鍾">
    <w:p w14:paraId="390CF3C2" w14:textId="4784124C" w:rsidR="006B2B46" w:rsidRDefault="006B2B46">
      <w:pPr>
        <w:pStyle w:val="a4"/>
      </w:pPr>
      <w:r>
        <w:rPr>
          <w:rStyle w:val="a6"/>
        </w:rPr>
        <w:annotationRef/>
      </w:r>
      <w:r>
        <w:t>Is it better under new results?</w:t>
      </w:r>
    </w:p>
  </w:comment>
  <w:comment w:id="219" w:author="冬川 鍾" w:date="2017-09-03T03:20:00Z" w:initials="鍾">
    <w:p w14:paraId="6E6A1ED0" w14:textId="62A18340" w:rsidR="006B2B46" w:rsidRDefault="006B2B46">
      <w:pPr>
        <w:pStyle w:val="a4"/>
      </w:pPr>
      <w:r>
        <w:rPr>
          <w:rStyle w:val="a6"/>
        </w:rPr>
        <w:annotationRef/>
      </w:r>
      <w:r>
        <w:t>NEED ENTER NEW VALUES AFTER TABLE IS GENERATED.</w:t>
      </w:r>
    </w:p>
  </w:comment>
  <w:comment w:id="225" w:author="Microsoft Office 使用者" w:date="2017-09-02T09:52:00Z" w:initials="Office">
    <w:p w14:paraId="5E31C9F8" w14:textId="4A053E68" w:rsidR="006B2B46" w:rsidRDefault="006B2B46">
      <w:pPr>
        <w:pStyle w:val="a4"/>
      </w:pPr>
      <w:r>
        <w:rPr>
          <w:rStyle w:val="a6"/>
        </w:rPr>
        <w:annotationRef/>
      </w:r>
      <w:r>
        <w:t>Need update with penalty column</w:t>
      </w:r>
    </w:p>
  </w:comment>
  <w:comment w:id="232" w:author="Microsoft Office User" w:date="2017-08-22T11:44:00Z" w:initials="Office">
    <w:p w14:paraId="16EF38F9" w14:textId="3AD37213" w:rsidR="006B2B46" w:rsidRDefault="006B2B46" w:rsidP="001116C0">
      <w:pPr>
        <w:pStyle w:val="a4"/>
      </w:pPr>
      <w:r>
        <w:rPr>
          <w:rStyle w:val="a6"/>
        </w:rPr>
        <w:annotationRef/>
      </w:r>
      <w:r>
        <w:t xml:space="preserve">Need replaced with latest one. </w:t>
      </w:r>
    </w:p>
  </w:comment>
  <w:comment w:id="246" w:author="冬川 鍾" w:date="2017-09-03T03:22:00Z" w:initials="鍾">
    <w:p w14:paraId="0C1661D2" w14:textId="4266EDED" w:rsidR="006B2B46" w:rsidRDefault="006B2B46">
      <w:pPr>
        <w:pStyle w:val="a4"/>
      </w:pPr>
      <w:r>
        <w:rPr>
          <w:rStyle w:val="a6"/>
        </w:rPr>
        <w:annotationRef/>
      </w:r>
      <w:r>
        <w:t xml:space="preserve">Is it still look </w:t>
      </w:r>
      <w:proofErr w:type="gramStart"/>
      <w:r>
        <w:t>poorly</w:t>
      </w:r>
      <w:proofErr w:type="gramEnd"/>
    </w:p>
  </w:comment>
  <w:comment w:id="255" w:author="Tony Jhwueng" w:date="2017-08-10T11:55:00Z" w:initials="TJ">
    <w:p w14:paraId="726970AF" w14:textId="77777777" w:rsidR="006B2B46" w:rsidRDefault="006B2B46" w:rsidP="001116C0">
      <w:pPr>
        <w:pStyle w:val="a4"/>
      </w:pPr>
      <w:r>
        <w:rPr>
          <w:rStyle w:val="a6"/>
        </w:rPr>
        <w:annotationRef/>
      </w:r>
      <w:r w:rsidRPr="0026122C">
        <w:t>í,</w:t>
      </w:r>
    </w:p>
  </w:comment>
  <w:comment w:id="256" w:author="Microsoft Office User" w:date="2017-08-07T15:46:00Z" w:initials="Office">
    <w:p w14:paraId="5214EDAC" w14:textId="77777777" w:rsidR="006B2B46" w:rsidRDefault="006B2B46" w:rsidP="001116C0">
      <w:pPr>
        <w:pStyle w:val="a4"/>
      </w:pPr>
      <w:r>
        <w:rPr>
          <w:rStyle w:val="a6"/>
        </w:rPr>
        <w:annotationRef/>
      </w:r>
      <w:r>
        <w:t xml:space="preserve">Cite Cecile’s </w:t>
      </w:r>
      <w:proofErr w:type="spellStart"/>
      <w:r>
        <w:t>phylonetworks</w:t>
      </w:r>
      <w:proofErr w:type="spellEnd"/>
    </w:p>
  </w:comment>
  <w:comment w:id="282" w:author="Tony Jhwueng" w:date="2017-08-10T11:59:00Z" w:initials="TJ">
    <w:p w14:paraId="07EEC252" w14:textId="77777777" w:rsidR="006B2B46" w:rsidRDefault="006B2B46"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5AF70" w14:textId="77777777" w:rsidR="00C16D52" w:rsidRDefault="00C16D52">
      <w:r>
        <w:separator/>
      </w:r>
    </w:p>
  </w:endnote>
  <w:endnote w:type="continuationSeparator" w:id="0">
    <w:p w14:paraId="46318298" w14:textId="77777777" w:rsidR="00C16D52" w:rsidRDefault="00C16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EE03EB">
          <w:rPr>
            <w:noProof/>
          </w:rPr>
          <w:t>2</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F92A6" w14:textId="77777777" w:rsidR="00C16D52" w:rsidRDefault="00C16D52">
      <w:r>
        <w:separator/>
      </w:r>
    </w:p>
  </w:footnote>
  <w:footnote w:type="continuationSeparator" w:id="0">
    <w:p w14:paraId="660E425E" w14:textId="77777777" w:rsidR="00C16D52" w:rsidRDefault="00C16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E7E5D"/>
    <w:rsid w:val="0036013B"/>
    <w:rsid w:val="004450A2"/>
    <w:rsid w:val="00486028"/>
    <w:rsid w:val="004D3403"/>
    <w:rsid w:val="005308B5"/>
    <w:rsid w:val="00545EE2"/>
    <w:rsid w:val="005561E9"/>
    <w:rsid w:val="0056660D"/>
    <w:rsid w:val="00570B13"/>
    <w:rsid w:val="005D3BCE"/>
    <w:rsid w:val="005D7A3C"/>
    <w:rsid w:val="00656F6B"/>
    <w:rsid w:val="006B2B46"/>
    <w:rsid w:val="006C22E4"/>
    <w:rsid w:val="00724CE9"/>
    <w:rsid w:val="0073077C"/>
    <w:rsid w:val="0077221B"/>
    <w:rsid w:val="007D7E70"/>
    <w:rsid w:val="007E0F84"/>
    <w:rsid w:val="008026E1"/>
    <w:rsid w:val="00815417"/>
    <w:rsid w:val="00833D3B"/>
    <w:rsid w:val="008446A5"/>
    <w:rsid w:val="00860036"/>
    <w:rsid w:val="00860596"/>
    <w:rsid w:val="008872D1"/>
    <w:rsid w:val="00887BDA"/>
    <w:rsid w:val="008C5074"/>
    <w:rsid w:val="008D151A"/>
    <w:rsid w:val="00953B61"/>
    <w:rsid w:val="009561E2"/>
    <w:rsid w:val="00973990"/>
    <w:rsid w:val="00985F3E"/>
    <w:rsid w:val="00990398"/>
    <w:rsid w:val="00A27433"/>
    <w:rsid w:val="00A44D70"/>
    <w:rsid w:val="00A46913"/>
    <w:rsid w:val="00A71EA0"/>
    <w:rsid w:val="00A76491"/>
    <w:rsid w:val="00A80626"/>
    <w:rsid w:val="00A95334"/>
    <w:rsid w:val="00AD0C62"/>
    <w:rsid w:val="00B64248"/>
    <w:rsid w:val="00B70293"/>
    <w:rsid w:val="00BA5E3F"/>
    <w:rsid w:val="00BB514A"/>
    <w:rsid w:val="00C0720D"/>
    <w:rsid w:val="00C16D52"/>
    <w:rsid w:val="00C450F9"/>
    <w:rsid w:val="00CA7144"/>
    <w:rsid w:val="00CD3446"/>
    <w:rsid w:val="00CE4E9B"/>
    <w:rsid w:val="00DF2A63"/>
    <w:rsid w:val="00E14F21"/>
    <w:rsid w:val="00E53089"/>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38</Pages>
  <Words>9038</Words>
  <Characters>51519</Characters>
  <Application>Microsoft Macintosh Word</Application>
  <DocSecurity>0</DocSecurity>
  <Lines>429</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68</cp:revision>
  <dcterms:created xsi:type="dcterms:W3CDTF">2017-08-28T17:18:00Z</dcterms:created>
  <dcterms:modified xsi:type="dcterms:W3CDTF">2017-09-07T05:08:00Z</dcterms:modified>
</cp:coreProperties>
</file>