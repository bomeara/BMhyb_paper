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6CC0AF4"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w:t>
      </w:r>
      <w:del w:id="0" w:author="O'Meara, Brian C" w:date="2018-07-23T15:32:00Z">
        <w:r w:rsidRPr="00A54453" w:rsidDel="00A8424B">
          <w:rPr>
            <w:rFonts w:ascii="Times New Roman" w:hAnsi="Times New Roman" w:cs="Times New Roman"/>
          </w:rPr>
          <w:delText xml:space="preserve">as well as </w:delText>
        </w:r>
      </w:del>
      <w:r w:rsidRPr="00A54453">
        <w:rPr>
          <w:rFonts w:ascii="Times New Roman" w:hAnsi="Times New Roman" w:cs="Times New Roman"/>
        </w:rPr>
        <w:t xml:space="preserve">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r>
        <w:rPr>
          <w:rFonts w:ascii="Times New Roman" w:hAnsi="Times New Roman" w:cs="Times New Roman"/>
          <w:i/>
        </w:rPr>
        <w:t>BMhyb</w:t>
      </w:r>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Brownian m</w:t>
      </w:r>
      <w:r w:rsidRPr="00A54453">
        <w:rPr>
          <w:rFonts w:ascii="Times New Roman" w:eastAsia="DFKai-SB" w:hAnsi="Times New Roman" w:cs="Times New Roman"/>
          <w:lang w:eastAsia="zh-TW"/>
        </w:rPr>
        <w:t xml:space="preserve">otion (BM) </w:t>
      </w:r>
      <w:r>
        <w:rPr>
          <w:rFonts w:ascii="Times New Roman" w:eastAsia="DFKai-SB" w:hAnsi="Times New Roman" w:cs="Times New Roman"/>
          <w:lang w:eastAsia="zh-TW"/>
        </w:rPr>
        <w:t xml:space="preserve">is a general model for unbounded continuous trait evolution commonly used in phylogenetics </w:t>
      </w:r>
      <w:r w:rsidRPr="00A54453">
        <w:rPr>
          <w:rFonts w:ascii="Times New Roman" w:eastAsia="DFKai-SB" w:hAnsi="Times New Roman" w:cs="Times New Roman"/>
          <w:lang w:eastAsia="zh-TW"/>
        </w:rPr>
        <w:t>(Felsen</w:t>
      </w:r>
      <w:r>
        <w:rPr>
          <w:rFonts w:ascii="Times New Roman" w:eastAsia="DFKai-SB"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DFKai-SB" w:hAnsi="Times New Roman" w:cs="Times New Roman"/>
          <w:lang w:eastAsia="zh-TW"/>
        </w:rPr>
        <w:t xml:space="preserve"> (Hansen &amp; Martins 1996). Under Brownian motion, the variance of a trait is proportional to evolutionary </w:t>
      </w:r>
      <w:r w:rsidR="00656F6B">
        <w:rPr>
          <w:rFonts w:ascii="Times New Roman" w:eastAsia="DFKai-SB" w:hAnsi="Times New Roman" w:cs="Times New Roman"/>
          <w:lang w:eastAsia="zh-TW"/>
        </w:rPr>
        <w:t>time</w:t>
      </w:r>
      <w:r w:rsidRPr="00A54453">
        <w:rPr>
          <w:rFonts w:ascii="Times New Roman" w:eastAsia="DFKai-SB" w:hAnsi="Times New Roman" w:cs="Times New Roman"/>
          <w:lang w:eastAsia="zh-TW"/>
        </w:rPr>
        <w:t xml:space="preserve"> multiplied by the</w:t>
      </w:r>
      <w:r w:rsidR="00990398">
        <w:rPr>
          <w:rFonts w:ascii="Times New Roman" w:eastAsia="DFKai-SB" w:hAnsi="Times New Roman" w:cs="Times New Roman"/>
          <w:lang w:eastAsia="zh-TW"/>
        </w:rPr>
        <w:t xml:space="preserve"> square of</w:t>
      </w:r>
      <w:r w:rsidRPr="00A54453">
        <w:rPr>
          <w:rFonts w:ascii="Times New Roman" w:eastAsia="DFKai-SB"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DFKai-SB"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DFKai-SB" w:hAnsi="Times New Roman" w:cs="Times New Roman"/>
          <w:lang w:eastAsia="zh-TW"/>
        </w:rPr>
        <w:t>basic</w:t>
      </w:r>
      <w:r w:rsidRPr="00A54453">
        <w:rPr>
          <w:rFonts w:ascii="Times New Roman" w:eastAsia="DFKai-SB" w:hAnsi="Times New Roman" w:cs="Times New Roman"/>
          <w:lang w:eastAsia="zh-TW"/>
        </w:rPr>
        <w:t xml:space="preserve"> three-taxon phylogenetic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DFKai-SB" w:hAnsi="Times New Roman" w:cs="Times New Roman"/>
          <w:lang w:eastAsia="zh-TW"/>
        </w:rPr>
      </w:pPr>
    </w:p>
    <w:p w14:paraId="741DCD98" w14:textId="77777777" w:rsidR="001116C0" w:rsidRPr="00A54453" w:rsidRDefault="001116C0" w:rsidP="001116C0">
      <w:pPr>
        <w:spacing w:line="480" w:lineRule="auto"/>
        <w:ind w:right="396"/>
        <w:rPr>
          <w:rFonts w:ascii="Times New Roman" w:eastAsia="DFKai-SB"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DFKai-SB" w:hAnsi="Times New Roman" w:cs="Times New Roman"/>
          <w:lang w:eastAsia="zh-TW"/>
        </w:rPr>
      </w:pPr>
      <w:r w:rsidRPr="00A54453">
        <w:rPr>
          <w:rFonts w:ascii="Times New Roman" w:eastAsia="DFKai-SB" w:hAnsi="Times New Roman" w:cs="Times New Roman"/>
          <w:lang w:eastAsia="zh-TW"/>
        </w:rPr>
        <w:t>Figure 1: Three taxon network</w:t>
      </w:r>
      <w:r w:rsidR="00990398">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extant</w:t>
      </w:r>
      <w:r>
        <w:rPr>
          <w:rFonts w:ascii="Times New Roman" w:eastAsia="DFKai-SB" w:hAnsi="Times New Roman" w:cs="Times New Roman"/>
          <w:lang w:eastAsia="zh-TW"/>
        </w:rPr>
        <w:t>, sampled</w:t>
      </w:r>
      <w:r w:rsidRPr="00A54453">
        <w:rPr>
          <w:rFonts w:ascii="Times New Roman" w:eastAsia="DFKai-SB" w:hAnsi="Times New Roman" w:cs="Times New Roman"/>
          <w:lang w:eastAsia="zh-TW"/>
        </w:rPr>
        <w:t xml:space="preserve"> species X, R and Y. </w:t>
      </w:r>
      <w:r>
        <w:rPr>
          <w:rFonts w:ascii="Times New Roman" w:eastAsia="DFKai-SB" w:hAnsi="Times New Roman" w:cs="Times New Roman"/>
          <w:lang w:eastAsia="zh-TW"/>
        </w:rPr>
        <w:t xml:space="preserve">The left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the simplest possible network. Species O leads to two daughter species, A and C. They hybridize leading to new species B after time </w:t>
      </w:r>
      <w:r>
        <w:rPr>
          <w:rFonts w:ascii="Times New Roman" w:eastAsia="DFKai-SB" w:hAnsi="Times New Roman" w:cs="Times New Roman"/>
          <w:i/>
          <w:lang w:eastAsia="zh-TW"/>
        </w:rPr>
        <w:t>t</w:t>
      </w:r>
      <w:r w:rsidRPr="009C3D78">
        <w:rPr>
          <w:rFonts w:ascii="Times New Roman" w:eastAsia="DFKai-SB" w:hAnsi="Times New Roman" w:cs="Times New Roman"/>
          <w:vertAlign w:val="subscript"/>
          <w:lang w:eastAsia="zh-TW"/>
        </w:rPr>
        <w:t>1</w:t>
      </w:r>
      <w:r>
        <w:rPr>
          <w:rFonts w:ascii="Times New Roman" w:eastAsia="DFKai-SB" w:hAnsi="Times New Roman" w:cs="Times New Roman"/>
          <w:lang w:eastAsia="zh-TW"/>
        </w:rPr>
        <w:t>+</w:t>
      </w:r>
      <w:r w:rsidRPr="000D10B6">
        <w:rPr>
          <w:rFonts w:ascii="Times New Roman" w:eastAsia="DFKai-SB" w:hAnsi="Times New Roman" w:cs="Times New Roman"/>
          <w:i/>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from the root. Species A, B, and C then evolve independently over the next time period (of duration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3</w:t>
      </w:r>
      <w:r>
        <w:rPr>
          <w:rFonts w:ascii="Times New Roman" w:eastAsia="DFKai-SB"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DFKai-SB" w:hAnsi="Times New Roman" w:cs="Times New Roman"/>
          <w:lang w:eastAsia="zh-TW"/>
        </w:rPr>
        <w:lastRenderedPageBreak/>
        <w:t xml:space="preserve">center plot shows a slightly more complicated network. Species A splits at height </w:t>
      </w:r>
      <w:r>
        <w:rPr>
          <w:rFonts w:ascii="Times New Roman" w:eastAsia="DFKai-SB" w:hAnsi="Times New Roman" w:cs="Times New Roman"/>
          <w:i/>
          <w:lang w:eastAsia="zh-TW"/>
        </w:rPr>
        <w:t>t</w:t>
      </w:r>
      <w:r w:rsidRPr="0071539D">
        <w:rPr>
          <w:rFonts w:ascii="Times New Roman" w:eastAsia="DFKai-SB" w:hAnsi="Times New Roman" w:cs="Times New Roman"/>
          <w:vertAlign w:val="subscript"/>
          <w:lang w:eastAsia="zh-TW"/>
        </w:rPr>
        <w:t>1</w:t>
      </w:r>
      <w:r>
        <w:rPr>
          <w:rFonts w:ascii="Times New Roman" w:eastAsia="DFKai-SB"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1</w:t>
      </w:r>
      <w:r w:rsidRPr="009C3D78">
        <w:rPr>
          <w:rFonts w:ascii="Times New Roman" w:eastAsia="DFKai-SB" w:hAnsi="Times New Roman" w:cs="Times New Roman"/>
          <w:i/>
          <w:lang w:eastAsia="zh-TW"/>
        </w:rPr>
        <w:t xml:space="preserve"> </w:t>
      </w:r>
      <w:r>
        <w:rPr>
          <w:rFonts w:ascii="Times New Roman" w:eastAsia="DFKai-SB" w:hAnsi="Times New Roman" w:cs="Times New Roman"/>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DFKai-SB" w:hAnsi="Times New Roman" w:cs="Times New Roman"/>
          <w:lang w:eastAsia="zh-TW"/>
        </w:rPr>
      </w:pPr>
    </w:p>
    <w:p w14:paraId="0C9A8C04" w14:textId="6CC511FB" w:rsidR="001116C0"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T</w:t>
      </w:r>
      <w:r>
        <w:rPr>
          <w:rFonts w:ascii="Times New Roman" w:eastAsia="DFKai-SB" w:hAnsi="Times New Roman" w:cs="Times New Roman"/>
          <w:lang w:eastAsia="zh-TW"/>
        </w:rPr>
        <w:t>he center plot in Figure 1</w:t>
      </w:r>
      <w:r w:rsidRPr="00A54453">
        <w:rPr>
          <w:rFonts w:ascii="Times New Roman" w:eastAsia="DFKai-SB" w:hAnsi="Times New Roman" w:cs="Times New Roman"/>
          <w:lang w:eastAsia="zh-TW"/>
        </w:rPr>
        <w:t xml:space="preserve"> represents a scenario where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DFKai-SB" w:hAnsi="Times New Roman" w:cs="Times New Roman"/>
          <w:lang w:eastAsia="zh-TW"/>
        </w:rPr>
        <w:t xml:space="preserve"> or incomplete sampling</w:t>
      </w:r>
      <w:ins w:id="1" w:author="O'Meara, Brian C" w:date="2018-07-23T15:31:00Z">
        <w:r w:rsidR="00A8424B">
          <w:rPr>
            <w:rFonts w:ascii="Times New Roman" w:eastAsia="DFKai-SB" w:hAnsi="Times New Roman" w:cs="Times New Roman"/>
            <w:lang w:eastAsia="zh-TW"/>
          </w:rPr>
          <w:t xml:space="preserve"> hybridization</w:t>
        </w:r>
      </w:ins>
      <w:r w:rsidRPr="00A54453">
        <w:rPr>
          <w:rFonts w:ascii="Times New Roman" w:eastAsia="DFKai-SB" w:hAnsi="Times New Roman" w:cs="Times New Roman"/>
          <w:lang w:eastAsia="zh-TW"/>
        </w:rPr>
        <w:t xml:space="preserve"> </w:t>
      </w:r>
      <w:ins w:id="2" w:author="O'Meara, Brian C" w:date="2018-07-23T15:31:00Z">
        <w:r w:rsidR="00A8424B">
          <w:rPr>
            <w:rFonts w:ascii="Times New Roman" w:eastAsia="DFKai-SB" w:hAnsi="Times New Roman" w:cs="Times New Roman"/>
            <w:lang w:eastAsia="zh-TW"/>
          </w:rPr>
          <w:t>can appear to be moving from a source back in time to a later recipient</w:t>
        </w:r>
      </w:ins>
      <w:del w:id="3" w:author="O'Meara, Brian C" w:date="2018-07-23T15:32:00Z">
        <w:r w:rsidRPr="00A54453" w:rsidDel="00A8424B">
          <w:rPr>
            <w:rFonts w:ascii="Times New Roman" w:eastAsia="DFKai-SB" w:hAnsi="Times New Roman" w:cs="Times New Roman"/>
            <w:lang w:eastAsia="zh-TW"/>
          </w:rPr>
          <w:delText>it can look like flow forward in time</w:delText>
        </w:r>
      </w:del>
      <w:r w:rsidRPr="00A54453">
        <w:rPr>
          <w:rFonts w:ascii="Times New Roman" w:eastAsia="DFKai-SB" w:hAnsi="Times New Roman" w:cs="Times New Roman"/>
          <w:lang w:eastAsia="zh-TW"/>
        </w:rPr>
        <w:t>: the shared history of R with X is not from when D exchanged genes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xml:space="preserve">) but earlier,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DFKai-SB" w:hAnsi="Times New Roman" w:cs="Times New Roman"/>
          <w:lang w:eastAsia="zh-TW"/>
        </w:rPr>
        <w:t xml:space="preserve">Under </w:t>
      </w:r>
      <w:ins w:id="4" w:author="O'Meara, Brian C" w:date="2018-07-23T15:28:00Z">
        <w:r w:rsidR="00337B66">
          <w:rPr>
            <w:rFonts w:ascii="Times New Roman" w:eastAsia="DFKai-SB" w:hAnsi="Times New Roman" w:cs="Times New Roman"/>
            <w:lang w:eastAsia="zh-TW"/>
          </w:rPr>
          <w:t xml:space="preserve">time and taxon homogenous </w:t>
        </w:r>
      </w:ins>
      <w:r w:rsidR="00833D3B">
        <w:rPr>
          <w:rFonts w:ascii="Times New Roman" w:eastAsia="DFKai-SB" w:hAnsi="Times New Roman" w:cs="Times New Roman"/>
          <w:lang w:eastAsia="zh-TW"/>
        </w:rPr>
        <w:t>Brownian motion model, t</w:t>
      </w:r>
      <w:r w:rsidRPr="00A54453">
        <w:rPr>
          <w:rFonts w:ascii="Times New Roman" w:eastAsia="DFKai-SB" w:hAnsi="Times New Roman" w:cs="Times New Roman"/>
          <w:lang w:eastAsia="zh-TW"/>
        </w:rPr>
        <w:t xml:space="preserve">he corresponding variance-covariance matrix for the extant species X, R, Y for the tree model </w:t>
      </w:r>
      <w:r>
        <w:rPr>
          <w:rFonts w:ascii="Times New Roman" w:eastAsia="DFKai-SB" w:hAnsi="Times New Roman" w:cs="Times New Roman"/>
          <w:lang w:eastAsia="zh-TW"/>
        </w:rPr>
        <w:t xml:space="preserve">(black edges only) </w:t>
      </w:r>
      <w:r w:rsidRPr="00A54453">
        <w:rPr>
          <w:rFonts w:ascii="Times New Roman" w:eastAsia="DFKai-SB"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DFKai-SB" w:hAnsi="Times New Roman" w:cs="Times New Roman"/>
          <w:b/>
          <w:lang w:eastAsia="zh-TW"/>
        </w:rPr>
        <w:t xml:space="preserve"> </w:t>
      </w:r>
      <w:r w:rsidRPr="00A54453">
        <w:rPr>
          <w:rFonts w:ascii="Times New Roman" w:eastAsia="DFKai-SB" w:hAnsi="Times New Roman" w:cs="Times New Roman"/>
          <w:lang w:eastAsia="zh-TW"/>
        </w:rPr>
        <w:t>as following</w:t>
      </w:r>
    </w:p>
    <w:p w14:paraId="16AE2D77" w14:textId="77777777" w:rsidR="00833D3B" w:rsidRDefault="00833D3B" w:rsidP="001116C0">
      <w:pPr>
        <w:spacing w:line="480" w:lineRule="auto"/>
        <w:ind w:right="397"/>
        <w:rPr>
          <w:rFonts w:ascii="Times New Roman" w:eastAsia="DFKai-SB" w:hAnsi="Times New Roman" w:cs="Times New Roman"/>
          <w:lang w:eastAsia="zh-TW"/>
        </w:rPr>
      </w:pPr>
    </w:p>
    <w:p w14:paraId="6F057037" w14:textId="77777777" w:rsidR="00833D3B" w:rsidRPr="00A54453" w:rsidRDefault="00833D3B" w:rsidP="001116C0">
      <w:pPr>
        <w:spacing w:line="480" w:lineRule="auto"/>
        <w:ind w:right="397"/>
        <w:rPr>
          <w:rFonts w:ascii="Times New Roman" w:eastAsia="DFKai-SB" w:hAnsi="Times New Roman" w:cs="Times New Roman"/>
          <w:lang w:eastAsia="zh-TW"/>
        </w:rPr>
      </w:pPr>
    </w:p>
    <w:p w14:paraId="1FFA33DF" w14:textId="292B35F6" w:rsidR="001116C0" w:rsidRPr="00A54453" w:rsidRDefault="001116C0" w:rsidP="001116C0">
      <w:pPr>
        <w:spacing w:line="480" w:lineRule="auto"/>
        <w:ind w:right="396"/>
        <w:rPr>
          <w:rFonts w:ascii="Times New Roman" w:eastAsia="DFKai-SB"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DFKai-SB" w:hAnsi="Times New Roman" w:cs="Times New Roman"/>
          <w:lang w:eastAsia="zh-TW"/>
        </w:rPr>
      </w:pPr>
    </w:p>
    <w:p w14:paraId="100799B5" w14:textId="15D1308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DFKai-SB" w:hAnsi="Times New Roman" w:cs="Times New Roman"/>
          <w:lang w:eastAsia="zh-TW"/>
        </w:rPr>
        <w:t>Now consider the trait evolution includes the gene flow (</w:t>
      </w:r>
      <w:r>
        <w:rPr>
          <w:rFonts w:ascii="Times New Roman" w:eastAsia="DFKai-SB" w:hAnsi="Times New Roman" w:cs="Times New Roman"/>
          <w:color w:val="000000" w:themeColor="text1"/>
          <w:lang w:eastAsia="zh-TW"/>
        </w:rPr>
        <w:t>dashed</w:t>
      </w:r>
      <w:r w:rsidRPr="00A54453">
        <w:rPr>
          <w:rFonts w:ascii="Times New Roman" w:eastAsia="DFKai-SB" w:hAnsi="Times New Roman" w:cs="Times New Roman"/>
          <w:lang w:eastAsia="zh-TW"/>
        </w:rPr>
        <w:t xml:space="preserve"> arrow</w:t>
      </w:r>
      <w:r w:rsidR="00833D3B">
        <w:rPr>
          <w:rFonts w:ascii="Times New Roman" w:eastAsia="DFKai-SB" w:hAnsi="Times New Roman" w:cs="Times New Roman"/>
          <w:lang w:eastAsia="zh-TW"/>
        </w:rPr>
        <w:t xml:space="preserve"> in the central </w:t>
      </w:r>
      <w:r w:rsidR="00990398">
        <w:rPr>
          <w:rFonts w:ascii="Times New Roman" w:eastAsia="DFKai-SB" w:hAnsi="Times New Roman" w:cs="Times New Roman"/>
          <w:lang w:eastAsia="zh-TW"/>
        </w:rPr>
        <w:t>plot</w:t>
      </w:r>
      <w:r w:rsidRPr="00A54453">
        <w:rPr>
          <w:rFonts w:ascii="Times New Roman" w:eastAsia="DFKai-SB"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xml:space="preserve">), the trait values </w:t>
      </w:r>
      <w:del w:id="5" w:author="O'Meara, Brian C" w:date="2018-07-23T15:28:00Z">
        <w:r w:rsidDel="00337B66">
          <w:rPr>
            <w:rFonts w:ascii="Times New Roman" w:hAnsi="Times New Roman" w:cs="Times New Roman"/>
            <w:lang w:eastAsia="zh-TW"/>
          </w:rPr>
          <w:delText xml:space="preserve">at </w:delText>
        </w:r>
      </w:del>
      <w:ins w:id="6" w:author="O'Meara, Brian C" w:date="2018-07-23T15:28:00Z">
        <w:r w:rsidR="00337B66">
          <w:rPr>
            <w:rFonts w:ascii="Times New Roman" w:hAnsi="Times New Roman" w:cs="Times New Roman"/>
            <w:lang w:eastAsia="zh-TW"/>
          </w:rPr>
          <w:t xml:space="preserve">in </w:t>
        </w:r>
      </w:ins>
      <w:r>
        <w:rPr>
          <w:rFonts w:ascii="Times New Roman" w:hAnsi="Times New Roman" w:cs="Times New Roman"/>
          <w:lang w:eastAsia="zh-TW"/>
        </w:rPr>
        <w:t>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DFKai-SB"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can be regarded</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DFKai-SB" w:hAnsi="Times New Roman" w:cs="Times New Roman"/>
          <w:lang w:eastAsia="zh-TW"/>
        </w:rPr>
        <w:t xml:space="preserve">, </w:t>
      </w:r>
      <w:r w:rsidR="00833D3B">
        <w:rPr>
          <w:rFonts w:ascii="Times New Roman" w:eastAsia="DFKai-SB" w:hAnsi="Times New Roman" w:cs="Times New Roman"/>
          <w:lang w:eastAsia="zh-TW"/>
        </w:rPr>
        <w:t xml:space="preserve">can be </w:t>
      </w:r>
      <w:r w:rsidRPr="00A54453">
        <w:rPr>
          <w:rFonts w:ascii="Times New Roman" w:eastAsia="DFKai-SB" w:hAnsi="Times New Roman" w:cs="Times New Roman"/>
          <w:lang w:eastAsia="zh-TW"/>
        </w:rPr>
        <w:t xml:space="preserve">defined as </w:t>
      </w:r>
    </w:p>
    <w:p w14:paraId="7FDDD07E" w14:textId="77777777" w:rsidR="00833D3B" w:rsidRDefault="00EE60BD"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149D8368"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DFKai-SB"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DFKai-SB" w:hAnsi="Cambria Math" w:cs="Times New Roman"/>
                <w:i/>
                <w:lang w:eastAsia="zh-TW"/>
              </w:rPr>
            </m:ctrlPr>
          </m:funcPr>
          <m:fName>
            <m:r>
              <m:rPr>
                <m:sty m:val="p"/>
              </m:rPr>
              <w:rPr>
                <w:rFonts w:ascii="Cambria Math" w:eastAsia="DFKai-SB"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DFKai-SB"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of the hybrid trait value inherited from parent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while </w:t>
      </w:r>
      <m:oMath>
        <m:r>
          <m:rPr>
            <m:sty m:val="p"/>
          </m:rPr>
          <w:rPr>
            <w:rFonts w:ascii="Cambria Math" w:eastAsia="DFKai-SB" w:hAnsi="Cambria Math" w:cs="Times New Roman"/>
            <w:lang w:eastAsia="zh-TW"/>
          </w:rPr>
          <m:t>1-</m:t>
        </m:r>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DFKai-SB" w:hAnsi="Times New Roman" w:cs="Times New Roman"/>
          <w:lang w:eastAsia="zh-TW"/>
        </w:rPr>
        <w:t xml:space="preserve"> is bounded between zero and one). If the hybrid species is formed mostly from individuals of species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DFKai-SB" w:hAnsi="Times New Roman" w:cs="Times New Roman"/>
          <w:lang w:eastAsia="zh-TW"/>
        </w:rPr>
        <w:t xml:space="preserve"> indicates inheriting the </w:t>
      </w:r>
      <w:r w:rsidR="001116C0">
        <w:rPr>
          <w:rFonts w:ascii="Times New Roman" w:eastAsia="DFKai-SB"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DFKai-SB"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DFKai-SB"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w:t>
      </w:r>
      <w:r w:rsidR="001116C0">
        <w:rPr>
          <w:rFonts w:ascii="Times New Roman" w:hAnsi="Times New Roman" w:cs="Times New Roman"/>
        </w:rPr>
        <w:lastRenderedPageBreak/>
        <w:t xml:space="preserve">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DFKai-SB" w:hAnsi="Times New Roman" w:cs="Times New Roman"/>
          <w:lang w:eastAsia="zh-TW"/>
        </w:rPr>
        <w:t xml:space="preserve">is zero and the upper bound is arbitrary; a value of 1 indicates that the hybrid is just a weighted average of its parents. </w:t>
      </w:r>
      <w:r w:rsidR="001116C0">
        <w:rPr>
          <w:rFonts w:ascii="Times New Roman" w:eastAsia="DFKai-SB"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is calculate</w:t>
      </w:r>
      <w:r w:rsidR="00A643FD">
        <w:rPr>
          <w:rFonts w:ascii="Times New Roman" w:hAnsi="Times New Roman" w:cs="Times New Roman"/>
        </w:rPr>
        <w:t>d</w:t>
      </w:r>
      <w:r w:rsidR="001116C0">
        <w:rPr>
          <w:rFonts w:ascii="Times New Roman" w:hAnsi="Times New Roman" w:cs="Times New Roman"/>
        </w:rPr>
        <w:t xml:space="preserv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DFKai-SB"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DFKai-SB"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DFKai-SB" w:hAnsi="Times New Roman" w:cs="Times New Roman"/>
          <w:lang w:eastAsia="zh-TW"/>
        </w:rPr>
        <w:t xml:space="preserve">). To model a process like transgressive segregation, where </w:t>
      </w:r>
      <w:r>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hybrid can deviate from the range of parental values</w:t>
      </w:r>
      <w:r>
        <w:rPr>
          <w:rFonts w:ascii="Times New Roman" w:eastAsia="DFKai-SB" w:hAnsi="Times New Roman" w:cs="Times New Roman"/>
          <w:lang w:eastAsia="zh-TW"/>
        </w:rPr>
        <w:t xml:space="preserve"> but without a particular bias</w:t>
      </w:r>
      <w:r w:rsidRPr="00A54453">
        <w:rPr>
          <w:rFonts w:ascii="Times New Roman" w:eastAsia="DFKai-SB" w:hAnsi="Times New Roman" w:cs="Times New Roman"/>
          <w:lang w:eastAsia="zh-TW"/>
        </w:rPr>
        <w:t xml:space="preserve">, </w:t>
      </w:r>
      <w:r w:rsidR="00860036">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DFKai-SB" w:hAnsi="Times New Roman" w:cs="Times New Roman"/>
          <w:lang w:eastAsia="zh-TW"/>
        </w:rPr>
        <w:t xml:space="preserve"> is added to lengthen the hybrid branch</w:t>
      </w:r>
      <w:r>
        <w:rPr>
          <w:rFonts w:ascii="Times New Roman" w:eastAsia="DFKai-SB" w:hAnsi="Times New Roman" w:cs="Times New Roman"/>
          <w:lang w:eastAsia="zh-TW"/>
        </w:rPr>
        <w:t>, equivalent to adding a burst of variation due to the hybridization event</w:t>
      </w:r>
      <w:r w:rsidRPr="00A54453">
        <w:rPr>
          <w:rFonts w:ascii="Times New Roman" w:eastAsia="DFKai-SB"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DFKai-SB" w:hAnsi="Times New Roman" w:cs="Times New Roman"/>
          <w:lang w:eastAsia="zh-TW"/>
        </w:rPr>
        <w:t xml:space="preserve">To allow hybrid species to have different rates of </w:t>
      </w:r>
      <w:r w:rsidRPr="00A54453">
        <w:rPr>
          <w:rFonts w:ascii="Times New Roman" w:eastAsia="DFKai-SB" w:hAnsi="Times New Roman" w:cs="Times New Roman"/>
          <w:lang w:eastAsia="zh-TW"/>
        </w:rPr>
        <w:lastRenderedPageBreak/>
        <w:t xml:space="preserve">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EE60BD"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DFKai-SB" w:hAnsi="Times New Roman" w:cs="Times New Roman"/>
        </w:rPr>
      </w:pPr>
      <w:r>
        <w:rPr>
          <w:rFonts w:ascii="Times New Roman" w:eastAsia="DFKai-SB"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DFKai-SB"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b/>
        </w:rPr>
        <w:t xml:space="preserve"> </w:t>
      </w:r>
      <w:r>
        <w:rPr>
          <w:rFonts w:ascii="Times New Roman" w:eastAsia="DFKai-SB"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EE60BD"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DFKai-SB" w:hAnsi="Times New Roman" w:cs="Times New Roman" w:hint="eastAsia"/>
          <w:lang w:eastAsia="zh-TW"/>
        </w:rPr>
        <w:t xml:space="preserve"> </w:t>
      </w:r>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 xml:space="preserve"> </m:t>
            </m:r>
            <m:r>
              <w:rPr>
                <w:rFonts w:ascii="Times New Roman" w:eastAsia="DFKai-SB" w:hAnsi="Times New Roman" w:cs="Times New Roman"/>
                <w:lang w:eastAsia="zh-TW"/>
              </w:rPr>
              <m:t xml:space="preserve">, </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=0</m:t>
        </m:r>
      </m:oMath>
      <w:r w:rsidRPr="00116EAD">
        <w:rPr>
          <w:rFonts w:ascii="Times New Roman" w:eastAsia="DFKai-SB" w:hAnsi="Times New Roman" w:cs="Times New Roman"/>
          <w:lang w:eastAsia="zh-TW"/>
        </w:rPr>
        <w:t xml:space="preserve">. In general, when X and Y share an evolutionary history, the variance of their hybrid at the time of hybridization </w:t>
      </w:r>
      <w:r w:rsidR="00F07EF1">
        <w:rPr>
          <w:rFonts w:ascii="Times New Roman" w:eastAsia="DFKai-SB" w:hAnsi="Times New Roman" w:cs="Times New Roman"/>
          <w:lang w:eastAsia="zh-TW"/>
        </w:rPr>
        <w:t>can be</w:t>
      </w:r>
      <w:r w:rsidRPr="00116EAD">
        <w:rPr>
          <w:rFonts w:ascii="Times New Roman" w:eastAsia="DFKai-SB"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DFKai-SB" w:hAnsi="Times New Roman" w:cs="Times New Roman"/>
          <w:lang w:eastAsia="zh-TW"/>
        </w:rPr>
      </w:pPr>
      <m:oMath>
        <m:r>
          <w:rPr>
            <w:rFonts w:ascii="Cambria Math" w:eastAsia="DFKai-SB" w:hAnsi="Cambria Math" w:cs="Times New Roman"/>
            <w:lang w:eastAsia="zh-TW"/>
          </w:rPr>
          <w:lastRenderedPageBreak/>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r>
              <w:rPr>
                <w:rFonts w:ascii="Cambria Math" w:eastAsia="DFKai-SB" w:hAnsi="Cambria Math" w:cs="Times New Roman"/>
                <w:lang w:eastAsia="zh-TW"/>
              </w:rPr>
              <m:t>γ</m:t>
            </m:r>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d>
              <m:dPr>
                <m:ctrlPr>
                  <w:rPr>
                    <w:rFonts w:ascii="Cambria Math" w:eastAsia="DFKai-SB" w:hAnsi="Cambria Math" w:cs="Times New Roman"/>
                    <w:i/>
                    <w:lang w:eastAsia="zh-TW"/>
                  </w:rPr>
                </m:ctrlPr>
              </m:dPr>
              <m:e>
                <m:r>
                  <w:rPr>
                    <w:rFonts w:ascii="Cambria Math" w:eastAsia="DFKai-SB" w:hAnsi="Cambria Math" w:cs="Times New Roman"/>
                    <w:lang w:eastAsia="zh-TW"/>
                  </w:rPr>
                  <m:t>1-γ</m:t>
                </m:r>
              </m:e>
            </m:d>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+2γ(1-γ)Cov(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oMath>
      <w:r w:rsidR="004D3403">
        <w:rPr>
          <w:rFonts w:ascii="Times New Roman" w:eastAsia="DFKai-SB" w:hAnsi="Times New Roman" w:cs="Times New Roman"/>
          <w:lang w:eastAsia="zh-TW"/>
        </w:rPr>
        <w:t>.</w:t>
      </w:r>
    </w:p>
    <w:p w14:paraId="1B988CA5" w14:textId="77777777"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DFKai-SB" w:hAnsi="Times New Roman" w:cs="Times New Roman"/>
          <w:lang w:eastAsia="zh-TW"/>
        </w:rPr>
      </w:pPr>
      <m:oMathPara>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=Cov(γ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+(1-γ)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)=γCov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where </w:t>
      </w:r>
      <m:oMath>
        <m:r>
          <w:rPr>
            <w:rFonts w:ascii="Cambria Math" w:eastAsia="DFKai-SB" w:hAnsi="Cambria Math" w:cs="Times New Roman"/>
            <w:lang w:eastAsia="zh-TW"/>
          </w:rPr>
          <m:t>s=A,C</m:t>
        </m:r>
      </m:oMath>
      <w:r w:rsidRPr="00116EAD">
        <w:rPr>
          <w:rFonts w:ascii="Times New Roman" w:eastAsia="DFKai-SB" w:hAnsi="Times New Roman" w:cs="Times New Roman"/>
          <w:lang w:eastAsia="zh-TW"/>
        </w:rPr>
        <w:t>.</w:t>
      </w:r>
    </w:p>
    <w:p w14:paraId="4FB54926" w14:textId="4A90C913"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The BMhyb uses </w:t>
      </w:r>
      <w:r w:rsidRPr="008D2917">
        <w:rPr>
          <w:rFonts w:ascii="Times New Roman" w:hAnsi="Times New Roman" w:cs="Times New Roman"/>
          <w:lang w:eastAsia="zh-TW"/>
        </w:rPr>
        <w:t>GetVandMFromIgraph f</w:t>
      </w:r>
      <w:r>
        <w:rPr>
          <w:rFonts w:ascii="Times New Roman" w:hAnsi="Times New Roman" w:cs="Times New Roman"/>
          <w:lang w:eastAsia="zh-TW"/>
        </w:rPr>
        <w:t>unction with our model</w:t>
      </w:r>
      <w:r w:rsidRPr="008D2917">
        <w:rPr>
          <w:rFonts w:ascii="Times New Roman" w:hAnsi="Times New Roman" w:cs="Times New Roman"/>
          <w:lang w:eastAsia="zh-TW"/>
        </w:rPr>
        <w:t xml:space="preserve"> param</w:t>
      </w:r>
      <w:r>
        <w:rPr>
          <w:rFonts w:ascii="Times New Roman" w:hAnsi="Times New Roman" w:cs="Times New Roman"/>
          <w:lang w:eastAsia="zh-TW"/>
        </w:rPr>
        <w:t>eter</w:t>
      </w:r>
      <w:r w:rsidRPr="008D2917">
        <w:rPr>
          <w:rFonts w:ascii="Times New Roman" w:hAnsi="Times New Roman" w:cs="Times New Roman"/>
          <w:lang w:eastAsia="zh-TW"/>
        </w:rPr>
        <w:t>s vector</w:t>
      </w:r>
      <w:r>
        <w:rPr>
          <w:rFonts w:ascii="Times New Roman" w:hAnsi="Times New Roman" w:cs="Times New Roman"/>
          <w:lang w:eastAsia="zh-TW"/>
        </w:rPr>
        <w:t xml:space="preserve"> to</w:t>
      </w:r>
      <w:r w:rsidRPr="008D2917">
        <w:rPr>
          <w:rFonts w:ascii="Times New Roman" w:hAnsi="Times New Roman" w:cs="Times New Roman"/>
          <w:lang w:eastAsia="zh-TW"/>
        </w:rPr>
        <w:t xml:space="preserve"> take an igraph object</w:t>
      </w:r>
      <w:r>
        <w:rPr>
          <w:rFonts w:ascii="Times New Roman" w:hAnsi="Times New Roman" w:cs="Times New Roman"/>
          <w:lang w:eastAsia="zh-TW"/>
        </w:rPr>
        <w:t xml:space="preserve"> (Csardi and Nepusz 2006) </w:t>
      </w:r>
      <w:r w:rsidRPr="008D2917">
        <w:rPr>
          <w:rFonts w:ascii="Times New Roman" w:hAnsi="Times New Roman" w:cs="Times New Roman"/>
          <w:lang w:eastAsia="zh-TW"/>
        </w:rPr>
        <w:t>and return a VCV for the network and the modified means</w:t>
      </w:r>
      <w:r>
        <w:rPr>
          <w:rFonts w:ascii="Times New Roman" w:hAnsi="Times New Roman" w:cs="Times New Roman"/>
          <w:lang w:eastAsia="zh-TW"/>
        </w:rPr>
        <w:t xml:space="preserve"> using the B</w:t>
      </w:r>
      <w:r w:rsidRPr="008D2917">
        <w:rPr>
          <w:rFonts w:ascii="Times New Roman" w:hAnsi="Times New Roman" w:cs="Times New Roman"/>
          <w:lang w:eastAsia="zh-TW"/>
        </w:rPr>
        <w:t>astide et al</w:t>
      </w:r>
      <w:r>
        <w:rPr>
          <w:rFonts w:ascii="Times New Roman" w:hAnsi="Times New Roman" w:cs="Times New Roman"/>
          <w:lang w:eastAsia="zh-TW"/>
        </w:rPr>
        <w:t>. (2018)</w:t>
      </w:r>
      <w:r w:rsidRPr="008D2917">
        <w:rPr>
          <w:rFonts w:ascii="Times New Roman" w:hAnsi="Times New Roman" w:cs="Times New Roman"/>
          <w:lang w:eastAsia="zh-TW"/>
        </w:rPr>
        <w:t xml:space="preserve"> approach</w:t>
      </w:r>
      <w:r>
        <w:rPr>
          <w:rFonts w:ascii="Times New Roman" w:hAnsi="Times New Roman" w:cs="Times New Roman"/>
          <w:lang w:eastAsia="zh-TW"/>
        </w:rPr>
        <w:t xml:space="preserve">. </w:t>
      </w:r>
    </w:p>
    <w:p w14:paraId="78C41AD5" w14:textId="77777777" w:rsidR="00792208" w:rsidRPr="008D2917" w:rsidRDefault="00792208" w:rsidP="00792208">
      <w:pPr>
        <w:spacing w:line="480" w:lineRule="auto"/>
        <w:ind w:right="397"/>
        <w:rPr>
          <w:rFonts w:ascii="Times New Roman" w:hAnsi="Times New Roman" w:cs="Times New Roman"/>
          <w:lang w:eastAsia="zh-TW"/>
        </w:rPr>
      </w:pPr>
      <w:r>
        <w:rPr>
          <w:rFonts w:ascii="Times New Roman" w:hAnsi="Times New Roman" w:cs="Times New Roman"/>
          <w:lang w:eastAsia="zh-TW"/>
        </w:rPr>
        <w:t>The MergeTreesIntoNetwork function takes a vector of two or more trees to create an</w:t>
      </w:r>
      <w:r w:rsidRPr="008D2917">
        <w:rPr>
          <w:rFonts w:ascii="Times New Roman" w:hAnsi="Times New Roman" w:cs="Times New Roman"/>
          <w:lang w:eastAsia="zh-TW"/>
        </w:rPr>
        <w:t xml:space="preserve"> igraph object</w:t>
      </w:r>
      <w:r>
        <w:rPr>
          <w:rFonts w:ascii="Times New Roman" w:hAnsi="Times New Roman" w:cs="Times New Roman"/>
          <w:lang w:eastAsia="zh-TW"/>
        </w:rPr>
        <w:t>.</w:t>
      </w:r>
    </w:p>
    <w:p w14:paraId="5F19B460" w14:textId="77777777" w:rsidR="00792208" w:rsidRDefault="00792208" w:rsidP="001116C0">
      <w:pPr>
        <w:spacing w:line="480" w:lineRule="auto"/>
        <w:ind w:right="396"/>
        <w:rPr>
          <w:rFonts w:ascii="Times New Roman" w:eastAsia="DFKai-SB" w:hAnsi="Times New Roman" w:cs="Times New Roman"/>
          <w:lang w:eastAsia="zh-TW"/>
        </w:rPr>
      </w:pPr>
    </w:p>
    <w:p w14:paraId="0025F12B" w14:textId="77777777" w:rsidR="00792208" w:rsidRPr="00E644DB" w:rsidRDefault="00792208" w:rsidP="001116C0">
      <w:pPr>
        <w:spacing w:line="480" w:lineRule="auto"/>
        <w:ind w:right="396"/>
        <w:rPr>
          <w:rFonts w:ascii="Times New Roman" w:eastAsia="DFKai-SB" w:hAnsi="Times New Roman" w:cs="Times New Roman"/>
          <w:lang w:eastAsia="zh-TW"/>
        </w:rPr>
      </w:pPr>
    </w:p>
    <w:p w14:paraId="2277504B" w14:textId="58400B0A" w:rsidR="001116C0" w:rsidRPr="00A54453" w:rsidRDefault="001116C0" w:rsidP="001116C0">
      <w:pPr>
        <w:spacing w:line="480" w:lineRule="auto"/>
        <w:ind w:right="396"/>
        <w:rPr>
          <w:rFonts w:ascii="Times New Roman" w:eastAsia="DFKai-SB" w:hAnsi="Times New Roman" w:cs="Times New Roman"/>
          <w:lang w:eastAsia="zh-TW"/>
        </w:rPr>
      </w:pPr>
      <w:r w:rsidRPr="00E644DB">
        <w:rPr>
          <w:rFonts w:ascii="Times New Roman" w:eastAsia="DFKai-SB" w:hAnsi="Times New Roman" w:cs="Times New Roman"/>
          <w:lang w:eastAsia="zh-TW"/>
        </w:rPr>
        <w:t> </w:t>
      </w:r>
      <w:r>
        <w:rPr>
          <w:rFonts w:ascii="Times New Roman" w:eastAsia="DFKai-SB" w:hAnsi="Times New Roman" w:cs="Times New Roman"/>
          <w:lang w:eastAsia="zh-TW"/>
        </w:rPr>
        <w:t>Given traits</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DFKai-SB" w:hAnsi="Times New Roman" w:cs="Times New Roman"/>
          <w:lang w:eastAsia="zh-TW"/>
        </w:rPr>
        <w:t xml:space="preserve"> (in log scale) for </w:t>
      </w:r>
      <m:oMath>
        <m:r>
          <w:rPr>
            <w:rFonts w:ascii="Cambria Math" w:hAnsi="Cambria Math" w:cs="Times New Roman"/>
          </w:rPr>
          <m:t>n</m:t>
        </m:r>
      </m:oMath>
      <w:r w:rsidRPr="00A54453">
        <w:rPr>
          <w:rFonts w:ascii="Times New Roman" w:eastAsia="DFKai-SB" w:hAnsi="Times New Roman" w:cs="Times New Roman"/>
          <w:lang w:eastAsia="zh-TW"/>
        </w:rPr>
        <w:t xml:space="preserve"> species some of which are hybrids</w:t>
      </w:r>
      <w:r>
        <w:rPr>
          <w:rFonts w:ascii="Times New Roman" w:eastAsia="DFKai-SB"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DFKai-SB" w:hAnsi="Times New Roman" w:cs="Times New Roman"/>
          <w:lang w:eastAsia="zh-TW"/>
        </w:rPr>
        <w:t xml:space="preserve"> can be treated as a multivariate normal random variable</w:t>
      </w:r>
      <w:r>
        <w:rPr>
          <w:rFonts w:ascii="Times New Roman" w:eastAsia="DFKai-SB" w:hAnsi="Times New Roman" w:cs="Times New Roman"/>
          <w:lang w:eastAsia="zh-TW"/>
        </w:rPr>
        <w:t xml:space="preserve"> given an assumption of Brownian motion</w:t>
      </w:r>
      <w:r w:rsidRPr="00A54453">
        <w:rPr>
          <w:rFonts w:ascii="Times New Roman" w:eastAsia="DFKai-SB"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DFKai-SB"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EE60BD"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DFKai-SB"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DFKai-SB"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lastRenderedPageBreak/>
        <w:t xml:space="preserve"> </w:t>
      </w:r>
    </w:p>
    <w:p w14:paraId="54ADB7D2" w14:textId="77777777" w:rsidR="001116C0" w:rsidRPr="00B65356" w:rsidRDefault="001116C0" w:rsidP="001116C0">
      <w:pPr>
        <w:spacing w:line="480" w:lineRule="auto"/>
        <w:ind w:right="396"/>
        <w:rPr>
          <w:rFonts w:ascii="Times New Roman" w:eastAsia="DFKai-SB" w:hAnsi="Times New Roman" w:cs="Times New Roman"/>
          <w:i/>
          <w:lang w:eastAsia="zh-TW"/>
        </w:rPr>
      </w:pPr>
      <w:r>
        <w:rPr>
          <w:rFonts w:ascii="Times New Roman" w:eastAsia="DFKai-SB" w:hAnsi="Times New Roman" w:cs="Times New Roman"/>
          <w:i/>
          <w:lang w:eastAsia="zh-TW"/>
        </w:rPr>
        <w:t>Numerical problems</w:t>
      </w:r>
      <w:r w:rsidRPr="00A54453">
        <w:rPr>
          <w:rFonts w:ascii="Times New Roman" w:eastAsia="DFKai-SB" w:hAnsi="Times New Roman" w:cs="Times New Roman"/>
          <w:i/>
          <w:lang w:eastAsia="zh-TW"/>
        </w:rPr>
        <w:t xml:space="preserve"> </w:t>
      </w:r>
    </w:p>
    <w:p w14:paraId="2771DAD7" w14:textId="20D0C1D8"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BF4D8F">
        <w:rPr>
          <w:rFonts w:ascii="Times New Roman" w:hAnsi="Times New Roman" w:cs="Times New Roman"/>
        </w:rPr>
        <w:t xml:space="preserve">Brissette et al., 2007; </w:t>
      </w:r>
      <w:r w:rsidR="00724CE9" w:rsidRPr="00BF4D8F">
        <w:rPr>
          <w:rFonts w:ascii="Times New Roman" w:hAnsi="Times New Roman" w:cs="Times New Roman"/>
        </w:rPr>
        <w:t xml:space="preserve">Higham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t>
      </w:r>
      <w:del w:id="7" w:author="O'Meara, Brian C" w:date="2018-07-23T15:27:00Z">
        <w:r w:rsidR="00FB1F41" w:rsidDel="00957C07">
          <w:rPr>
            <w:rFonts w:ascii="Times New Roman" w:hAnsi="Times New Roman" w:cs="Times New Roman"/>
          </w:rPr>
          <w:delText xml:space="preserve">we </w:delText>
        </w:r>
      </w:del>
      <w:ins w:id="8" w:author="O'Meara, Brian C" w:date="2018-07-23T15:27:00Z">
        <w:r w:rsidR="00957C07">
          <w:rPr>
            <w:rFonts w:ascii="Times New Roman" w:hAnsi="Times New Roman" w:cs="Times New Roman"/>
          </w:rPr>
          <w:t xml:space="preserve">that </w:t>
        </w:r>
      </w:ins>
      <w:r w:rsidR="00FB1F41">
        <w:rPr>
          <w:rFonts w:ascii="Times New Roman" w:hAnsi="Times New Roman" w:cs="Times New Roman"/>
        </w:rPr>
        <w:t xml:space="preserve">seemed most useful overall was to use the function nearPD from the package Matrix </w:t>
      </w:r>
      <w:r w:rsidR="005D7A3C">
        <w:rPr>
          <w:rFonts w:ascii="Times New Roman" w:hAnsi="Times New Roman" w:cs="Times New Roman"/>
        </w:rPr>
        <w:t>(Bates and Maechler 2017)</w:t>
      </w:r>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nearPD correction </w:t>
      </w:r>
      <w:r w:rsidR="00815417">
        <w:rPr>
          <w:rFonts w:ascii="Times New Roman" w:hAnsi="Times New Roman" w:cs="Times New Roman"/>
        </w:rPr>
        <w:lastRenderedPageBreak/>
        <w:t xml:space="preserve">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xml:space="preserve">, which does not involve matrix inversion, are free from this problem, but many programs that use the multivariate normal to calculate likelihoods </w:t>
      </w:r>
      <w:r>
        <w:rPr>
          <w:rFonts w:ascii="Times New Roman" w:hAnsi="Times New Roman" w:cs="Times New Roman"/>
        </w:rPr>
        <w:lastRenderedPageBreak/>
        <w:t>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r w:rsidR="007E391B" w:rsidRPr="007E391B">
        <w:rPr>
          <w:rFonts w:ascii="Times New Roman" w:hAnsi="Times New Roman" w:cs="Times New Roman"/>
        </w:rPr>
        <w:t>SupplementalAnalysisForBrownianMotion.</w:t>
      </w:r>
      <w:r w:rsidR="007E391B">
        <w:rPr>
          <w:rFonts w:ascii="Times New Roman" w:hAnsi="Times New Roman" w:cs="Times New Roman"/>
        </w:rPr>
        <w:t>R)</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DFKai-SB"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We assessed the performance of our model</w:t>
      </w:r>
      <w:r>
        <w:rPr>
          <w:rFonts w:ascii="Times New Roman" w:eastAsia="DFKai-SB" w:hAnsi="Times New Roman" w:cs="Times New Roman"/>
          <w:lang w:eastAsia="zh-TW"/>
        </w:rPr>
        <w:t xml:space="preserve">, varying </w:t>
      </w:r>
      <w:r w:rsidRPr="00A54453">
        <w:rPr>
          <w:rFonts w:ascii="Times New Roman" w:eastAsia="DFKai-SB" w:hAnsi="Times New Roman" w:cs="Times New Roman"/>
          <w:lang w:eastAsia="zh-TW"/>
        </w:rPr>
        <w:t xml:space="preserve">(i) the number of </w:t>
      </w:r>
      <w:r>
        <w:rPr>
          <w:rFonts w:ascii="Times New Roman" w:eastAsia="DFKai-SB" w:hAnsi="Times New Roman" w:cs="Times New Roman"/>
          <w:lang w:eastAsia="zh-TW"/>
        </w:rPr>
        <w:t xml:space="preserve">non-hybrid </w:t>
      </w:r>
      <w:r w:rsidRPr="00A54453">
        <w:rPr>
          <w:rFonts w:ascii="Times New Roman" w:eastAsia="DFKai-SB" w:hAnsi="Times New Roman" w:cs="Times New Roman"/>
          <w:lang w:eastAsia="zh-TW"/>
        </w:rPr>
        <w:t>taxa</w:t>
      </w:r>
      <w:r>
        <w:rPr>
          <w:rFonts w:ascii="Times New Roman" w:eastAsia="DFKai-SB" w:hAnsi="Times New Roman" w:cs="Times New Roman"/>
          <w:lang w:eastAsia="zh-TW"/>
        </w:rPr>
        <w:t xml:space="preserve"> (30 or 100)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 the </w:t>
      </w:r>
      <w:r w:rsidRPr="00A54453">
        <w:rPr>
          <w:rFonts w:ascii="Times New Roman" w:eastAsia="DFKai-SB" w:hAnsi="Times New Roman" w:cs="Times New Roman"/>
          <w:lang w:eastAsia="zh-TW"/>
        </w:rPr>
        <w:t>number of hybrid</w:t>
      </w:r>
      <w:r>
        <w:rPr>
          <w:rFonts w:ascii="Times New Roman" w:eastAsia="DFKai-SB" w:hAnsi="Times New Roman" w:cs="Times New Roman"/>
          <w:lang w:eastAsia="zh-TW"/>
        </w:rPr>
        <w:t>s (1, 5, or 10),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DFKai-SB"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DFKai-SB" w:hAnsi="Times New Roman" w:cs="Times New Roman"/>
        </w:rPr>
        <w:t xml:space="preserve"> (0, 0.1 times the variance that comes from evolution on the tree, or equal to the variance that comes from evolution on the tree)</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For each replicate we </w:t>
      </w:r>
      <w:r w:rsidRPr="00A54453">
        <w:rPr>
          <w:rFonts w:ascii="Times New Roman" w:eastAsia="DFKai-SB" w:hAnsi="Times New Roman" w:cs="Times New Roman"/>
          <w:lang w:eastAsia="zh-TW"/>
        </w:rPr>
        <w:t>simulate</w:t>
      </w:r>
      <w:r>
        <w:rPr>
          <w:rFonts w:ascii="Times New Roman" w:eastAsia="DFKai-SB" w:hAnsi="Times New Roman" w:cs="Times New Roman"/>
          <w:lang w:eastAsia="zh-TW"/>
        </w:rPr>
        <w:t>d a bifurcating tree of 30 or</w:t>
      </w:r>
      <w:r w:rsidRPr="00A54453">
        <w:rPr>
          <w:rFonts w:ascii="Times New Roman" w:eastAsia="DFKai-SB" w:hAnsi="Times New Roman" w:cs="Times New Roman"/>
          <w:lang w:eastAsia="zh-TW"/>
        </w:rPr>
        <w:t xml:space="preserve"> 100</w:t>
      </w:r>
      <w:r>
        <w:rPr>
          <w:rFonts w:ascii="Times New Roman" w:eastAsia="DFKai-SB" w:hAnsi="Times New Roman" w:cs="Times New Roman"/>
          <w:lang w:eastAsia="zh-TW"/>
        </w:rPr>
        <w:t xml:space="preserve"> taxa using TreeSim (</w:t>
      </w:r>
      <w:r w:rsidRPr="00724F99">
        <w:rPr>
          <w:rFonts w:ascii="Times New Roman" w:eastAsia="DFKai-SB" w:hAnsi="Times New Roman" w:cs="Times New Roman"/>
          <w:lang w:eastAsia="zh-TW"/>
        </w:rPr>
        <w:t>Stadler 2009)</w:t>
      </w:r>
      <w:r>
        <w:rPr>
          <w:rFonts w:ascii="Times New Roman" w:eastAsia="DFKai-SB"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DFKai-SB" w:hAnsi="Times New Roman" w:cs="Times New Roman"/>
          <w:lang w:eastAsia="zh-TW"/>
        </w:rPr>
        <w:t>,</w:t>
      </w:r>
      <w:r>
        <w:rPr>
          <w:rFonts w:ascii="Times New Roman" w:eastAsia="DFKai-SB"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DFKai-SB" w:hAnsi="Times New Roman" w:cs="Times New Roman"/>
          <w:lang w:eastAsia="zh-TW"/>
        </w:rPr>
        <w:t xml:space="preserve">. All simulations were carried out by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DFKai-SB"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DFKai-SB"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DFKai-SB" w:hAnsi="Times New Roman" w:cs="Times New Roman"/>
          <w:lang w:eastAsia="zh-TW"/>
        </w:rPr>
      </w:pPr>
    </w:p>
    <w:p w14:paraId="12D4A0D4"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DFKai-SB"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DFKai-SB" w:hAnsi="Times New Roman" w:cs="Times New Roman"/>
          <w:lang w:eastAsia="zh-TW"/>
        </w:rPr>
      </w:pPr>
    </w:p>
    <w:p w14:paraId="377967D3" w14:textId="77777777" w:rsidR="001116C0" w:rsidRPr="00CA7017" w:rsidRDefault="001116C0" w:rsidP="001116C0">
      <w:pPr>
        <w:spacing w:line="480" w:lineRule="auto"/>
        <w:ind w:right="397"/>
        <w:rPr>
          <w:rFonts w:ascii="Times New Roman" w:eastAsia="DFKai-SB" w:hAnsi="Times New Roman" w:cs="Times New Roman"/>
          <w:i/>
          <w:lang w:eastAsia="zh-TW"/>
        </w:rPr>
      </w:pPr>
      <w:r>
        <w:rPr>
          <w:rFonts w:ascii="Times New Roman" w:eastAsia="DFKai-SB"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DFKai-SB"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TreeBase or OpenTree, so to use their topology but </w:t>
      </w:r>
      <w:r>
        <w:rPr>
          <w:rFonts w:ascii="Times New Roman" w:hAnsi="Times New Roman" w:cs="Times New Roman"/>
          <w:lang w:eastAsia="zh-TW"/>
        </w:rPr>
        <w:lastRenderedPageBreak/>
        <w:t xml:space="preserve">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w:t>
      </w:r>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3D376A3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Fishbase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w:t>
      </w:r>
      <w:r>
        <w:rPr>
          <w:rFonts w:ascii="Times New Roman" w:hAnsi="Times New Roman" w:cs="Times New Roman"/>
          <w:lang w:eastAsia="zh-TW"/>
        </w:rPr>
        <w:lastRenderedPageBreak/>
        <w:t xml:space="preserve">standard </w:t>
      </w:r>
      <w:del w:id="9" w:author="O'Meara, Brian C" w:date="2018-07-23T15:53:00Z">
        <w:r w:rsidDel="00733675">
          <w:rPr>
            <w:rFonts w:ascii="Times New Roman" w:hAnsi="Times New Roman" w:cs="Times New Roman"/>
            <w:lang w:eastAsia="zh-TW"/>
          </w:rPr>
          <w:delText>error</w:delText>
        </w:r>
      </w:del>
      <w:ins w:id="10" w:author="O'Meara, Brian C" w:date="2018-07-23T15:53:00Z">
        <w:r w:rsidR="00733675">
          <w:rPr>
            <w:rFonts w:ascii="Times New Roman" w:hAnsi="Times New Roman" w:cs="Times New Roman"/>
            <w:lang w:eastAsia="zh-TW"/>
          </w:rPr>
          <w:t>deviation</w:t>
        </w:r>
      </w:ins>
      <w:r>
        <w:rPr>
          <w:rFonts w:ascii="Times New Roman" w:hAnsi="Times New Roman" w:cs="Times New Roman"/>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w:t>
      </w:r>
      <w:del w:id="11" w:author="O'Meara, Brian C" w:date="2018-07-23T15:54:00Z">
        <w:r w:rsidDel="00733675">
          <w:rPr>
            <w:rFonts w:ascii="Times New Roman" w:hAnsi="Times New Roman" w:cs="Times New Roman"/>
            <w:lang w:eastAsia="zh-TW"/>
          </w:rPr>
          <w:delText xml:space="preserve">error </w:delText>
        </w:r>
      </w:del>
      <w:ins w:id="12"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 xml:space="preserve">for the total length measurements in </w:t>
      </w:r>
      <w:r w:rsidR="00BA5E3F">
        <w:rPr>
          <w:rFonts w:ascii="Times New Roman" w:hAnsi="Times New Roman" w:cs="Times New Roman"/>
          <w:lang w:eastAsia="zh-TW"/>
        </w:rPr>
        <w:t>F</w:t>
      </w:r>
      <w:r>
        <w:rPr>
          <w:rFonts w:ascii="Times New Roman" w:hAnsi="Times New Roman" w:cs="Times New Roman"/>
          <w:lang w:eastAsia="zh-TW"/>
        </w:rPr>
        <w:t xml:space="preserve">ishbase. This is only an approximation, but the resulting standard </w:t>
      </w:r>
      <w:del w:id="13" w:author="O'Meara, Brian C" w:date="2018-07-23T15:54:00Z">
        <w:r w:rsidDel="00733675">
          <w:rPr>
            <w:rFonts w:ascii="Times New Roman" w:hAnsi="Times New Roman" w:cs="Times New Roman"/>
            <w:lang w:eastAsia="zh-TW"/>
          </w:rPr>
          <w:delText xml:space="preserve">errors </w:delText>
        </w:r>
      </w:del>
      <w:ins w:id="14"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r w:rsidRPr="00A54453">
        <w:rPr>
          <w:rFonts w:ascii="Times New Roman" w:eastAsia="DFKai-SB"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DFKai-SB"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DFKai-SB" w:hAnsi="Times New Roman" w:cs="Times New Roman"/>
          <w:lang w:eastAsia="zh-TW"/>
        </w:rPr>
      </w:pPr>
    </w:p>
    <w:p w14:paraId="19158C29" w14:textId="02AD4836" w:rsidR="001116C0" w:rsidRPr="00A54453"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w:t>
      </w:r>
      <w:r>
        <w:rPr>
          <w:rFonts w:ascii="Times New Roman" w:eastAsia="DFKai-SB" w:hAnsi="Times New Roman" w:cs="Times New Roman"/>
          <w:lang w:eastAsia="zh-TW"/>
        </w:rPr>
        <w:lastRenderedPageBreak/>
        <w:t>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left </w:t>
      </w:r>
      <w:r w:rsidR="00A71EA0">
        <w:rPr>
          <w:rFonts w:ascii="Times New Roman" w:eastAsia="DFKai-SB" w:hAnsi="Times New Roman" w:cs="Times New Roman"/>
          <w:lang w:eastAsia="zh-TW"/>
        </w:rPr>
        <w:t>plot</w:t>
      </w:r>
      <w:r>
        <w:rPr>
          <w:rFonts w:ascii="Times New Roman" w:eastAsia="DFKai-SB" w:hAnsi="Times New Roman" w:cs="Times New Roman"/>
          <w:lang w:eastAsia="zh-TW"/>
        </w:rPr>
        <w:t>) and tobacco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right p</w:t>
      </w:r>
      <w:r w:rsidR="00A71EA0">
        <w:rPr>
          <w:rFonts w:ascii="Times New Roman" w:eastAsia="DFKai-SB" w:hAnsi="Times New Roman" w:cs="Times New Roman"/>
          <w:lang w:eastAsia="zh-TW"/>
        </w:rPr>
        <w:t>lot</w:t>
      </w:r>
      <w:r>
        <w:rPr>
          <w:rFonts w:ascii="Times New Roman" w:eastAsia="DFKai-SB" w:hAnsi="Times New Roman" w:cs="Times New Roman"/>
          <w:lang w:eastAsia="zh-TW"/>
        </w:rPr>
        <w:t xml:space="preserve">), respectively, are shown by the evolutionary tree with the relevant gene flow. </w:t>
      </w:r>
      <w:r w:rsidR="00BF4D8F">
        <w:rPr>
          <w:rFonts w:ascii="Times New Roman" w:eastAsia="DFKai-SB" w:hAnsi="Times New Roman" w:cs="Times New Roman"/>
          <w:lang w:eastAsia="zh-TW"/>
        </w:rPr>
        <w:t>Traits,  trees as well as t</w:t>
      </w:r>
      <w:r w:rsidRPr="00A54453">
        <w:rPr>
          <w:rFonts w:ascii="Times New Roman" w:eastAsia="DFKai-SB" w:hAnsi="Times New Roman" w:cs="Times New Roman"/>
          <w:lang w:eastAsia="zh-TW"/>
        </w:rPr>
        <w:t xml:space="preserve">he donor-recipient relationship among the hybrids and their parents in the cichlid </w:t>
      </w:r>
      <w:r>
        <w:rPr>
          <w:rFonts w:ascii="Times New Roman" w:eastAsia="DFKai-SB" w:hAnsi="Times New Roman" w:cs="Times New Roman"/>
          <w:lang w:eastAsia="zh-TW"/>
        </w:rPr>
        <w:t xml:space="preserve">and </w:t>
      </w:r>
      <w:r w:rsidRPr="004F299D">
        <w:rPr>
          <w:rFonts w:ascii="Times New Roman" w:eastAsia="DFKai-SB" w:hAnsi="Times New Roman" w:cs="Times New Roman"/>
          <w:i/>
          <w:lang w:eastAsia="zh-TW"/>
        </w:rPr>
        <w:t>Nicotiana</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dataset</w:t>
      </w:r>
      <w:r>
        <w:rPr>
          <w:rFonts w:ascii="Times New Roman" w:eastAsia="DFKai-SB"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DFKai-SB" w:hAnsi="Times New Roman" w:cs="Times New Roman"/>
          <w:lang w:eastAsia="zh-TW"/>
        </w:rPr>
      </w:pPr>
    </w:p>
    <w:p w14:paraId="4AAC594C" w14:textId="77777777" w:rsidR="001116C0" w:rsidRPr="00A54453" w:rsidRDefault="001116C0" w:rsidP="001116C0">
      <w:pPr>
        <w:spacing w:line="480" w:lineRule="auto"/>
        <w:ind w:right="396"/>
        <w:rPr>
          <w:rFonts w:ascii="Times New Roman" w:eastAsia="DFKai-SB" w:hAnsi="Times New Roman" w:cs="Times New Roman"/>
          <w:lang w:eastAsia="zh-TW"/>
        </w:rPr>
      </w:pPr>
      <w:r w:rsidRPr="00333E67">
        <w:rPr>
          <w:rFonts w:ascii="Times New Roman" w:eastAsia="DFKai-SB" w:hAnsi="Times New Roman" w:cs="Times New Roman"/>
          <w:noProof/>
          <w:lang w:eastAsia="zh-TW"/>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DFKai-SB" w:hAnsi="Times New Roman" w:cs="Times New Roman"/>
          <w:lang w:eastAsia="zh-TW"/>
        </w:rPr>
      </w:pPr>
      <w:r w:rsidRPr="00A54453">
        <w:rPr>
          <w:rFonts w:ascii="Times New Roman" w:eastAsia="DFKai-SB" w:hAnsi="Times New Roman" w:cs="Times New Roman"/>
          <w:lang w:eastAsia="zh-TW"/>
        </w:rPr>
        <w:lastRenderedPageBreak/>
        <w:t xml:space="preserve">Figure 2: The </w:t>
      </w:r>
      <w:r>
        <w:rPr>
          <w:rFonts w:ascii="Times New Roman" w:eastAsia="DFKai-SB" w:hAnsi="Times New Roman" w:cs="Times New Roman"/>
          <w:lang w:eastAsia="zh-TW"/>
        </w:rPr>
        <w:t>empirical</w:t>
      </w:r>
      <w:r w:rsidRPr="00A54453">
        <w:rPr>
          <w:rFonts w:ascii="Times New Roman" w:eastAsia="DFKai-SB" w:hAnsi="Times New Roman" w:cs="Times New Roman"/>
          <w:lang w:eastAsia="zh-TW"/>
        </w:rPr>
        <w:t xml:space="preserve">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DFKai-SB"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DFKai-SB"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DFKai-SB" w:hAnsi="Times New Roman" w:cs="Times New Roman"/>
          <w:i/>
          <w:lang w:eastAsia="zh-TW"/>
        </w:rPr>
      </w:pPr>
      <w:r w:rsidRPr="00A54453">
        <w:rPr>
          <w:rFonts w:ascii="Times New Roman" w:eastAsia="DFKai-SB" w:hAnsi="Times New Roman" w:cs="Times New Roman"/>
          <w:i/>
          <w:lang w:eastAsia="zh-TW"/>
        </w:rPr>
        <w:t>Model Selection</w:t>
      </w:r>
      <w:r>
        <w:rPr>
          <w:rFonts w:ascii="Times New Roman" w:eastAsia="DFKai-SB"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DFKai-SB" w:hAnsi="Times New Roman" w:cs="Times New Roman"/>
          <w:lang w:eastAsia="zh-TW"/>
        </w:rPr>
        <w:t xml:space="preserve">We tried </w:t>
      </w:r>
      <w:r w:rsidRPr="00A54453">
        <w:rPr>
          <w:rFonts w:ascii="Times New Roman" w:eastAsia="DFKai-SB" w:hAnsi="Times New Roman" w:cs="Times New Roman"/>
          <w:lang w:eastAsia="zh-TW"/>
        </w:rPr>
        <w:t xml:space="preserve">four different </w:t>
      </w:r>
      <w:r>
        <w:rPr>
          <w:rFonts w:ascii="Times New Roman" w:eastAsia="DFKai-SB" w:hAnsi="Times New Roman" w:cs="Times New Roman"/>
          <w:lang w:eastAsia="zh-TW"/>
        </w:rPr>
        <w:t xml:space="preserve">types of </w:t>
      </w:r>
      <w:r w:rsidRPr="00A54453">
        <w:rPr>
          <w:rFonts w:ascii="Times New Roman" w:eastAsia="DFKai-SB" w:hAnsi="Times New Roman" w:cs="Times New Roman"/>
          <w:lang w:eastAsia="zh-TW"/>
        </w:rPr>
        <w:t>models</w:t>
      </w:r>
      <w:r>
        <w:rPr>
          <w:rFonts w:ascii="Times New Roman" w:eastAsia="DFKai-SB" w:hAnsi="Times New Roman" w:cs="Times New Roman"/>
          <w:lang w:eastAsia="zh-TW"/>
        </w:rPr>
        <w:t xml:space="preserve"> for each empirical dataset</w:t>
      </w:r>
      <w:r w:rsidRPr="00A54453">
        <w:rPr>
          <w:rFonts w:ascii="Times New Roman" w:eastAsia="DFKai-SB"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DFKai-SB"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DFKai-SB" w:hAnsi="Times New Roman" w:cs="Times New Roman"/>
          <w:i/>
          <w:lang w:eastAsia="zh-TW"/>
        </w:rPr>
      </w:pPr>
      <w:r w:rsidRPr="000912D9">
        <w:rPr>
          <w:rFonts w:ascii="Times New Roman" w:eastAsia="DFKai-SB" w:hAnsi="Times New Roman" w:cs="Times New Roman"/>
          <w:i/>
          <w:lang w:eastAsia="zh-TW"/>
        </w:rPr>
        <w:t>Adaptive confidence intervals sampling</w:t>
      </w:r>
    </w:p>
    <w:p w14:paraId="0A991FAE" w14:textId="153C4E6E"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r w:rsidR="00985F3E">
        <w:rPr>
          <w:rFonts w:ascii="Times New Roman" w:eastAsia="DFKai-SB" w:hAnsi="Times New Roman" w:cs="Times New Roman"/>
          <w:lang w:eastAsia="zh-TW"/>
        </w:rPr>
        <w:t>ifference</w:t>
      </w:r>
      <w:r>
        <w:rPr>
          <w:rFonts w:ascii="Times New Roman" w:eastAsia="DFKai-SB" w:hAnsi="Times New Roman" w:cs="Times New Roman"/>
          <w:lang w:eastAsia="zh-TW"/>
        </w:rPr>
        <w:t xml:space="preserve"> </w:t>
      </w:r>
      <w:r w:rsidR="00985F3E">
        <w:rPr>
          <w:rFonts w:ascii="Times New Roman" w:eastAsia="DFKai-SB" w:hAnsi="Times New Roman" w:cs="Times New Roman"/>
          <w:lang w:eastAsia="zh-TW"/>
        </w:rPr>
        <w:t>within</w:t>
      </w:r>
      <w:r>
        <w:rPr>
          <w:rFonts w:ascii="Times New Roman" w:eastAsia="DFKai-SB"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and </w:t>
      </w:r>
      <w:r>
        <w:rPr>
          <w:rFonts w:ascii="Times New Roman" w:eastAsia="DFKai-SB" w:hAnsi="Times New Roman" w:cs="Times New Roman"/>
          <w:i/>
          <w:lang w:eastAsia="zh-TW"/>
        </w:rPr>
        <w:t>b</w:t>
      </w:r>
      <w:r>
        <w:rPr>
          <w:rFonts w:ascii="Times New Roman" w:eastAsia="DFKai-SB" w:hAnsi="Times New Roman" w:cs="Times New Roman"/>
          <w:lang w:eastAsia="zh-TW"/>
        </w:rPr>
        <w:t xml:space="preserve"> covary such that the likelihood is the same as long as </w:t>
      </w:r>
      <m:oMath>
        <m:r>
          <w:rPr>
            <w:rFonts w:ascii="Cambria Math" w:eastAsia="DFKai-SB" w:hAnsi="Cambria Math" w:cs="Times New Roman"/>
            <w:lang w:eastAsia="zh-TW"/>
          </w:rPr>
          <m:t>a=0.7b</m:t>
        </m:r>
      </m:oMath>
      <w:r>
        <w:rPr>
          <w:rFonts w:ascii="Times New Roman" w:eastAsia="DFKai-SB" w:hAnsi="Times New Roman" w:cs="Times New Roman"/>
          <w:lang w:eastAsia="zh-TW"/>
        </w:rPr>
        <w:t xml:space="preserve">, the likelihood changing just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or just</w:t>
      </w:r>
      <w:r>
        <w:rPr>
          <w:rFonts w:ascii="Times New Roman" w:eastAsia="DFKai-SB" w:hAnsi="Times New Roman" w:cs="Times New Roman"/>
          <w:i/>
          <w:lang w:eastAsia="zh-TW"/>
        </w:rPr>
        <w:t xml:space="preserve"> b</w:t>
      </w:r>
      <w:r>
        <w:rPr>
          <w:rFonts w:ascii="Times New Roman" w:eastAsia="DFKai-SB" w:hAnsi="Times New Roman" w:cs="Times New Roman"/>
          <w:lang w:eastAsia="zh-TW"/>
        </w:rPr>
        <w:t xml:space="preserve"> would drop off very quickly, but there is a ridge containing a wide array of </w:t>
      </w:r>
      <w:r>
        <w:rPr>
          <w:rFonts w:ascii="Times New Roman" w:eastAsia="DFKai-SB" w:hAnsi="Times New Roman" w:cs="Times New Roman"/>
          <w:i/>
          <w:lang w:eastAsia="zh-TW"/>
        </w:rPr>
        <w:t xml:space="preserve">a </w:t>
      </w:r>
      <w:r>
        <w:rPr>
          <w:rFonts w:ascii="Times New Roman" w:eastAsia="DFKai-SB" w:hAnsi="Times New Roman" w:cs="Times New Roman"/>
          <w:lang w:eastAsia="zh-TW"/>
        </w:rPr>
        <w:t xml:space="preserve">and </w:t>
      </w:r>
      <w:r>
        <w:rPr>
          <w:rFonts w:ascii="Times New Roman" w:eastAsia="DFKai-SB" w:hAnsi="Times New Roman" w:cs="Times New Roman"/>
          <w:i/>
          <w:lang w:eastAsia="zh-TW"/>
        </w:rPr>
        <w:t xml:space="preserve">b </w:t>
      </w:r>
      <w:r>
        <w:rPr>
          <w:rFonts w:ascii="Times New Roman" w:eastAsia="DFKai-SB"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w:t>
      </w:r>
      <w:r>
        <w:rPr>
          <w:rFonts w:ascii="Times New Roman" w:eastAsia="DFKai-SB" w:hAnsi="Times New Roman" w:cs="Times New Roman"/>
          <w:lang w:eastAsia="zh-TW"/>
        </w:rPr>
        <w:lastRenderedPageBreak/>
        <w:t>a given parameter value, we thus calculate</w:t>
      </w:r>
      <w:ins w:id="15" w:author="O'Meara, Brian C" w:date="2018-07-23T15:28:00Z">
        <w:r w:rsidR="00337B66">
          <w:rPr>
            <w:rFonts w:ascii="Times New Roman" w:eastAsia="DFKai-SB" w:hAnsi="Times New Roman" w:cs="Times New Roman"/>
            <w:lang w:eastAsia="zh-TW"/>
          </w:rPr>
          <w:t>d</w:t>
        </w:r>
      </w:ins>
      <w:r>
        <w:rPr>
          <w:rFonts w:ascii="Times New Roman" w:eastAsia="DFKai-SB" w:hAnsi="Times New Roman" w:cs="Times New Roman"/>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16" w:author="O'Meara, Brian C" w:date="2018-07-24T11:23:00Z">
        <w:r w:rsidR="00E11DA9">
          <w:rPr>
            <w:rFonts w:ascii="Times New Roman" w:eastAsia="DFKai-SB" w:hAnsi="Times New Roman" w:cs="Times New Roman"/>
            <w:lang w:eastAsia="zh-TW"/>
          </w:rPr>
          <w:t>This procedure has also been adopted in hisse (Beaulieu and O’Meara, 2016) but was developed first for this paper.</w:t>
        </w:r>
      </w:ins>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DFKai-SB" w:hAnsi="Times New Roman" w:cs="Times New Roman"/>
          <w:lang w:eastAsia="zh-TW"/>
        </w:rPr>
        <w:t xml:space="preserve">We have implemented this model in R (R team 2015) in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DFKai-SB" w:hAnsi="Times New Roman" w:cs="Times New Roman"/>
          <w:i/>
          <w:lang w:eastAsia="zh-TW"/>
        </w:rPr>
        <w:t>Geiger</w:t>
      </w:r>
      <w:r w:rsidRPr="00A54453">
        <w:rPr>
          <w:rFonts w:ascii="Times New Roman" w:eastAsia="DFKai-SB" w:hAnsi="Times New Roman" w:cs="Times New Roman"/>
          <w:lang w:eastAsia="zh-TW"/>
        </w:rPr>
        <w:t xml:space="preserve"> (Harmon et al</w:t>
      </w:r>
      <w:r>
        <w:rPr>
          <w:rFonts w:ascii="Times New Roman" w:eastAsia="DFKai-SB" w:hAnsi="Times New Roman" w:cs="Times New Roman"/>
          <w:lang w:eastAsia="zh-TW"/>
        </w:rPr>
        <w:t>.</w:t>
      </w:r>
      <w:r w:rsidRPr="00A54453">
        <w:rPr>
          <w:rFonts w:ascii="Times New Roman" w:eastAsia="DFKai-SB" w:hAnsi="Times New Roman" w:cs="Times New Roman"/>
          <w:lang w:eastAsia="zh-TW"/>
        </w:rPr>
        <w:t xml:space="preserve"> 2008)</w:t>
      </w:r>
      <w:r>
        <w:rPr>
          <w:rFonts w:ascii="Times New Roman" w:eastAsia="DFKai-SB" w:hAnsi="Times New Roman" w:cs="Times New Roman"/>
          <w:lang w:eastAsia="zh-TW"/>
        </w:rPr>
        <w:t xml:space="preserve">, </w:t>
      </w:r>
      <w:r w:rsidRPr="00A54453">
        <w:rPr>
          <w:rFonts w:ascii="Times New Roman" w:eastAsia="DFKai-SB" w:hAnsi="Times New Roman" w:cs="Times New Roman"/>
          <w:i/>
          <w:lang w:eastAsia="zh-TW"/>
        </w:rPr>
        <w:t>phytools</w:t>
      </w:r>
      <w:r w:rsidRPr="00A54453">
        <w:rPr>
          <w:rFonts w:ascii="Times New Roman" w:eastAsia="DFKai-SB" w:hAnsi="Times New Roman" w:cs="Times New Roman"/>
          <w:lang w:eastAsia="zh-TW"/>
        </w:rPr>
        <w:t xml:space="preserve"> (Revell 2012)</w:t>
      </w:r>
      <w:r>
        <w:rPr>
          <w:rFonts w:ascii="Times New Roman" w:eastAsia="DFKai-SB" w:hAnsi="Times New Roman" w:cs="Times New Roman"/>
          <w:lang w:eastAsia="zh-TW"/>
        </w:rPr>
        <w:t xml:space="preserve">, </w:t>
      </w:r>
      <w:r w:rsidRPr="00333E67">
        <w:rPr>
          <w:rFonts w:ascii="Times New Roman" w:eastAsia="DFKai-SB" w:hAnsi="Times New Roman" w:cs="Times New Roman"/>
          <w:i/>
          <w:lang w:eastAsia="zh-TW"/>
        </w:rPr>
        <w:t>TreeSim</w:t>
      </w:r>
      <w:r>
        <w:rPr>
          <w:rFonts w:ascii="Times New Roman" w:eastAsia="DFKai-SB" w:hAnsi="Times New Roman" w:cs="Times New Roman"/>
          <w:lang w:eastAsia="zh-TW"/>
        </w:rPr>
        <w:t xml:space="preserve"> (Stadler 2014), </w:t>
      </w:r>
      <w:r w:rsidRPr="00333E67">
        <w:rPr>
          <w:rFonts w:ascii="Times New Roman" w:eastAsia="DFKai-SB" w:hAnsi="Times New Roman" w:cs="Times New Roman"/>
          <w:i/>
          <w:lang w:eastAsia="zh-TW"/>
        </w:rPr>
        <w:t>ape</w:t>
      </w:r>
      <w:r>
        <w:rPr>
          <w:rFonts w:ascii="Times New Roman" w:eastAsia="DFKai-SB" w:hAnsi="Times New Roman" w:cs="Times New Roman"/>
          <w:lang w:eastAsia="zh-TW"/>
        </w:rPr>
        <w:t xml:space="preserve"> (Paradis 2004). </w:t>
      </w:r>
      <w:r>
        <w:rPr>
          <w:rFonts w:ascii="Times New Roman" w:hAnsi="Times New Roman" w:cs="Times New Roman"/>
          <w:lang w:eastAsia="zh-TW"/>
        </w:rPr>
        <w:t>All relevant code and data files in this work can be found at Dryad Digital Repository doi:</w:t>
      </w:r>
      <w:r w:rsidRPr="00251417">
        <w:rPr>
          <w:rFonts w:ascii="Times New Roman" w:hAnsi="Times New Roman" w:cs="Times New Roman"/>
          <w:lang w:eastAsia="zh-TW"/>
        </w:rPr>
        <w:t>10.5061/dryad.</w:t>
      </w:r>
      <w:r w:rsidR="00156E18">
        <w:rPr>
          <w:rFonts w:ascii="Times New Roman" w:hAnsi="Times New Roman" w:cs="Times New Roman"/>
          <w:lang w:eastAsia="zh-TW"/>
        </w:rPr>
        <w:t>xxxx</w:t>
      </w:r>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AICc weights. </w:t>
      </w:r>
      <w:r w:rsidR="00E325B8">
        <w:rPr>
          <w:rFonts w:ascii="Times New Roman" w:eastAsia="DFKai-SB" w:hAnsi="Times New Roman" w:cs="Times New Roman"/>
          <w:lang w:eastAsia="zh-TW"/>
        </w:rPr>
        <w:t>To examine parameter values, w</w:t>
      </w:r>
      <w:r w:rsidR="00E325B8" w:rsidRPr="00A54453">
        <w:rPr>
          <w:rFonts w:ascii="Times New Roman" w:eastAsia="DFKai-SB"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w:t>
      </w:r>
      <w:r w:rsidR="00E325B8">
        <w:rPr>
          <w:rFonts w:ascii="Times New Roman" w:hAnsi="Times New Roman" w:cs="Times New Roman"/>
          <w:lang w:eastAsia="zh-TW"/>
        </w:rPr>
        <w:lastRenderedPageBreak/>
        <w:t xml:space="preserve">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3233F24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w:t>
      </w:r>
      <w:ins w:id="17" w:author="O'Meara, Brian C" w:date="2018-07-23T15:26:00Z">
        <w:r w:rsidR="00957C07">
          <w:rPr>
            <w:rFonts w:ascii="Times New Roman" w:hAnsi="Times New Roman" w:cs="Times New Roman"/>
          </w:rPr>
          <w:t xml:space="preserve">have </w:t>
        </w:r>
      </w:ins>
      <w:del w:id="18" w:author="O'Meara, Brian C" w:date="2018-07-23T15:26:00Z">
        <w:r w:rsidR="00B1306F" w:rsidDel="00957C07">
          <w:rPr>
            <w:rFonts w:ascii="Times New Roman" w:hAnsi="Times New Roman" w:cs="Times New Roman"/>
          </w:rPr>
          <w:delText xml:space="preserve">not </w:delText>
        </w:r>
        <w:r w:rsidR="002450C6" w:rsidDel="00957C07">
          <w:rPr>
            <w:rFonts w:ascii="Times New Roman" w:hAnsi="Times New Roman" w:cs="Times New Roman"/>
          </w:rPr>
          <w:delText xml:space="preserve">statistically significantly </w:delText>
        </w:r>
        <w:r w:rsidR="00B1306F" w:rsidDel="00957C07">
          <w:rPr>
            <w:rFonts w:ascii="Times New Roman" w:hAnsi="Times New Roman" w:cs="Times New Roman"/>
          </w:rPr>
          <w:delText>have</w:delText>
        </w:r>
        <w:r w:rsidDel="00957C07">
          <w:rPr>
            <w:rFonts w:ascii="Times New Roman" w:hAnsi="Times New Roman" w:cs="Times New Roman"/>
          </w:rPr>
          <w:delText xml:space="preserve"> </w:delText>
        </w:r>
      </w:del>
      <w:r>
        <w:rPr>
          <w:rFonts w:ascii="Times New Roman" w:hAnsi="Times New Roman" w:cs="Times New Roman"/>
        </w:rPr>
        <w:t>higher success rates as seedlings under drought conditions than do their parents</w:t>
      </w:r>
      <w:ins w:id="19" w:author="O'Meara, Brian C" w:date="2018-07-23T15:26:00Z">
        <w:r w:rsidR="00957C07">
          <w:rPr>
            <w:rFonts w:ascii="Times New Roman" w:hAnsi="Times New Roman" w:cs="Times New Roman"/>
          </w:rPr>
          <w:t xml:space="preserve"> but this is far from statistical significance</w:t>
        </w:r>
      </w:ins>
      <w:r>
        <w:rPr>
          <w:rFonts w:ascii="Times New Roman" w:hAnsi="Times New Roman" w:cs="Times New Roman"/>
        </w:rPr>
        <w:t>. There is again little evidence for increased variance at hybridization events. Given the tree height</w:t>
      </w:r>
      <w:ins w:id="20" w:author="O'Meara, Brian C" w:date="2018-07-23T15:24:00Z">
        <w:r w:rsidR="00957C07">
          <w:rPr>
            <w:rFonts w:ascii="Times New Roman" w:hAnsi="Times New Roman" w:cs="Times New Roman"/>
          </w:rPr>
          <w:t xml:space="preserve"> (distance from the root)</w:t>
        </w:r>
      </w:ins>
      <w:r>
        <w:rPr>
          <w:rFonts w:ascii="Times New Roman" w:hAnsi="Times New Roman" w:cs="Times New Roman"/>
        </w:rPr>
        <w:t xml:space="preserve">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w:t>
      </w:r>
      <w:del w:id="21" w:author="O'Meara, Brian C" w:date="2018-07-23T15:25:00Z">
        <w:r w:rsidDel="00957C07">
          <w:rPr>
            <w:rFonts w:ascii="Times New Roman" w:hAnsi="Times New Roman" w:cs="Times New Roman"/>
          </w:rPr>
          <w:delText xml:space="preserve">the </w:delText>
        </w:r>
      </w:del>
      <w:ins w:id="22" w:author="O'Meara, Brian C" w:date="2018-07-23T15:25:00Z">
        <w:r w:rsidR="00957C07">
          <w:rPr>
            <w:rFonts w:ascii="Times New Roman" w:hAnsi="Times New Roman" w:cs="Times New Roman"/>
          </w:rPr>
          <w:t xml:space="preserve">a </w:t>
        </w:r>
      </w:ins>
      <w:r>
        <w:rPr>
          <w:rFonts w:ascii="Times New Roman" w:hAnsi="Times New Roman" w:cs="Times New Roman"/>
        </w:rPr>
        <w:t>tip</w:t>
      </w:r>
      <w:ins w:id="23" w:author="O'Meara, Brian C" w:date="2018-07-23T15:25:00Z">
        <w:r w:rsidR="00957C07">
          <w:rPr>
            <w:rFonts w:ascii="Times New Roman" w:hAnsi="Times New Roman" w:cs="Times New Roman"/>
          </w:rPr>
          <w:t xml:space="preserve"> with repeated evolution</w:t>
        </w:r>
      </w:ins>
      <w:del w:id="24" w:author="O'Meara, Brian C" w:date="2018-07-23T15:25:00Z">
        <w:r w:rsidDel="00957C07">
          <w:rPr>
            <w:rFonts w:ascii="Times New Roman" w:hAnsi="Times New Roman" w:cs="Times New Roman"/>
          </w:rPr>
          <w:delText>s</w:delText>
        </w:r>
      </w:del>
      <w:r>
        <w:rPr>
          <w:rFonts w:ascii="Times New Roman" w:hAnsi="Times New Roman" w:cs="Times New Roman"/>
        </w:rPr>
        <w:t xml:space="preserve">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lastRenderedPageBreak/>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DFKai-SB" w:hAnsi="Times New Roman" w:cs="Times New Roman"/>
          <w:lang w:eastAsia="zh-TW"/>
        </w:rPr>
      </w:pPr>
    </w:p>
    <w:p w14:paraId="15E0DC18" w14:textId="02F1BC2E" w:rsidR="001116C0" w:rsidRDefault="00C248BE"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Figure 5</w:t>
      </w:r>
      <w:r w:rsidRPr="00A54453">
        <w:rPr>
          <w:rFonts w:ascii="Times New Roman" w:eastAsia="DFKai-SB" w:hAnsi="Times New Roman" w:cs="Times New Roman"/>
          <w:lang w:eastAsia="zh-TW"/>
        </w:rPr>
        <w:t>. The adapt</w:t>
      </w:r>
      <w:r>
        <w:rPr>
          <w:rFonts w:ascii="Times New Roman" w:eastAsia="DFKai-SB" w:hAnsi="Times New Roman" w:cs="Times New Roman"/>
          <w:lang w:eastAsia="zh-TW"/>
        </w:rPr>
        <w:t>ive confidence intervals for the free parameters of the best model for cichlids</w:t>
      </w:r>
      <w:r w:rsidRPr="00A54453">
        <w:rPr>
          <w:rFonts w:ascii="Times New Roman" w:eastAsia="DFKai-SB"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the MLE estimated</w:t>
      </w:r>
      <w:r>
        <w:rPr>
          <w:rFonts w:ascii="Times New Roman" w:eastAsia="DFKai-SB" w:hAnsi="Times New Roman" w:cs="Times New Roman"/>
          <w:lang w:eastAsia="zh-TW"/>
        </w:rPr>
        <w:t xml:space="preserve"> from the overall search</w:t>
      </w:r>
      <w:r w:rsidRPr="00A54453">
        <w:rPr>
          <w:rFonts w:ascii="Times New Roman" w:eastAsia="DFKai-SB" w:hAnsi="Times New Roman" w:cs="Times New Roman"/>
          <w:lang w:eastAsia="zh-TW"/>
        </w:rPr>
        <w:t>.</w:t>
      </w:r>
      <w:r>
        <w:rPr>
          <w:rFonts w:ascii="Times New Roman" w:eastAsia="DFKai-SB"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DFKai-SB" w:hAnsi="Times New Roman" w:cs="Times New Roman"/>
          <w:lang w:eastAsia="zh-TW"/>
        </w:rPr>
        <w:t>Dots in black represent the desired likelihood value</w:t>
      </w:r>
      <w:r>
        <w:rPr>
          <w:rFonts w:ascii="Times New Roman" w:eastAsia="DFKai-SB" w:hAnsi="Times New Roman" w:cs="Times New Roman"/>
          <w:lang w:eastAsia="zh-TW"/>
        </w:rPr>
        <w:t xml:space="preserve"> (taken as those no more than 2 log likelihood units away from the maximum)</w:t>
      </w:r>
      <w:r w:rsidRPr="00A54453">
        <w:rPr>
          <w:rFonts w:ascii="Times New Roman" w:eastAsia="DFKai-SB"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DFKai-SB"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0348C7C2"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25" w:author="O'Meara, Brian C" w:date="2018-07-23T15:46:00Z">
        <w:r w:rsidR="00075643">
          <w:rPr>
            <w:rFonts w:ascii="Times New Roman" w:hAnsi="Times New Roman" w:cs="Times New Roman"/>
            <w:lang w:eastAsia="zh-TW"/>
          </w:rPr>
          <w:t xml:space="preserve"> If the true </w:t>
        </w:r>
      </w:ins>
      <w:ins w:id="26" w:author="O'Meara, Brian C" w:date="2018-07-23T15:47:00Z">
        <w:r w:rsidR="00075643">
          <w:rPr>
            <w:rFonts w:ascii="Times New Roman" w:hAnsi="Times New Roman" w:cs="Times New Roman"/>
            <w:lang w:eastAsia="zh-TW"/>
          </w:rPr>
          <w:t>process</w:t>
        </w:r>
      </w:ins>
      <w:ins w:id="27" w:author="O'Meara, Brian C" w:date="2018-07-23T15:46:00Z">
        <w:r w:rsidR="00075643">
          <w:rPr>
            <w:rFonts w:ascii="Times New Roman" w:hAnsi="Times New Roman" w:cs="Times New Roman"/>
            <w:lang w:eastAsia="zh-TW"/>
          </w:rPr>
          <w:t xml:space="preserve"> of evolution is an Ornstein-Uhlenbeck model (but modeled as Bro</w:t>
        </w:r>
      </w:ins>
      <w:ins w:id="28" w:author="O'Meara, Brian C" w:date="2018-07-23T15:47:00Z">
        <w:r w:rsidR="00075643">
          <w:rPr>
            <w:rFonts w:ascii="Times New Roman" w:hAnsi="Times New Roman" w:cs="Times New Roman"/>
            <w:lang w:eastAsia="zh-TW"/>
          </w:rPr>
          <w:t>wnian motion) it would also appear somewhat like substantial measurement error (more variance at the tips than one expects based on rates deeper in the tree).</w:t>
        </w:r>
      </w:ins>
      <w:r>
        <w:rPr>
          <w:rFonts w:ascii="Times New Roman" w:hAnsi="Times New Roman" w:cs="Times New Roman"/>
          <w:lang w:eastAsia="zh-TW"/>
        </w:rPr>
        <w:t xml:space="preserve">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w:t>
      </w:r>
      <w:r>
        <w:rPr>
          <w:rFonts w:ascii="Times New Roman" w:hAnsi="Times New Roman" w:cs="Times New Roman"/>
          <w:lang w:eastAsia="zh-TW"/>
        </w:rPr>
        <w:lastRenderedPageBreak/>
        <w:t xml:space="preserve">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1D000792"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29" w:author="O'Meara, Brian C" w:date="2018-07-23T15:44:00Z">
        <w:r w:rsidR="00075643">
          <w:rPr>
            <w:rFonts w:ascii="Times New Roman" w:hAnsi="Times New Roman" w:cs="Times New Roman"/>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295A4CA1"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w:t>
      </w:r>
      <w:r w:rsidRPr="00C61D5F">
        <w:rPr>
          <w:rFonts w:ascii="Times New Roman" w:hAnsi="Times New Roman" w:cs="Times New Roman"/>
          <w:lang w:eastAsia="zh-TW"/>
        </w:rPr>
        <w:lastRenderedPageBreak/>
        <w:t>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30" w:author="O'Meara, Brian C" w:date="2018-07-23T15:43:00Z">
        <w:r w:rsidR="00075643">
          <w:rPr>
            <w:rFonts w:ascii="Times New Roman" w:hAnsi="Times New Roman" w:cs="Times New Roman"/>
            <w:lang w:eastAsia="zh-TW"/>
          </w:rPr>
          <w:t>Ongoing flow could slow the rate of divergence beyond what is modeled in this work.</w:t>
        </w:r>
      </w:ins>
      <w:ins w:id="31" w:author="O'Meara, Brian C" w:date="2018-07-23T16:00:00Z">
        <w:r w:rsidR="00733675">
          <w:rPr>
            <w:rFonts w:ascii="Times New Roman" w:hAnsi="Times New Roman" w:cs="Times New Roman"/>
            <w:lang w:eastAsia="zh-TW"/>
          </w:rPr>
          <w:t xml:space="preserve"> We </w:t>
        </w:r>
      </w:ins>
      <w:ins w:id="32" w:author="O'Meara, Brian C" w:date="2018-07-23T16:01:00Z">
        <w:r w:rsidR="00733675">
          <w:rPr>
            <w:rFonts w:ascii="Times New Roman" w:hAnsi="Times New Roman" w:cs="Times New Roman"/>
            <w:lang w:eastAsia="zh-TW"/>
          </w:rPr>
          <w:t>assume vH is nonnegative in our model: hybrids show either a burst of variation at the moment of formation if vH is greater than zero or are just the weighted average of their parents</w:t>
        </w:r>
      </w:ins>
      <w:ins w:id="33" w:author="O'Meara, Brian C" w:date="2018-07-23T16:02:00Z">
        <w:r w:rsidR="00733675">
          <w:rPr>
            <w:rFonts w:ascii="Times New Roman" w:hAnsi="Times New Roman" w:cs="Times New Roman"/>
            <w:lang w:eastAsia="zh-TW"/>
          </w:rPr>
          <w:t xml:space="preserve">’ phenotypes otherwise. However, one could imagine more flexible ways to parameterize this. A reviewer suggested that </w:t>
        </w:r>
        <w:r w:rsidR="00F61C2C">
          <w:rPr>
            <w:rFonts w:ascii="Times New Roman" w:hAnsi="Times New Roman" w:cs="Times New Roman"/>
            <w:lang w:eastAsia="zh-TW"/>
          </w:rPr>
          <w:t xml:space="preserve">it could be that for parents very different in phenotypes, their offspring tend to be intermediate (one parent homozygous for large body size </w:t>
        </w:r>
      </w:ins>
      <w:ins w:id="34" w:author="O'Meara, Brian C" w:date="2018-07-23T16:03:00Z">
        <w:r w:rsidR="00F61C2C">
          <w:rPr>
            <w:rFonts w:ascii="Times New Roman" w:hAnsi="Times New Roman" w:cs="Times New Roman"/>
            <w:lang w:eastAsia="zh-TW"/>
          </w:rPr>
          <w:t>genes</w:t>
        </w:r>
      </w:ins>
      <w:ins w:id="35" w:author="O'Meara, Brian C" w:date="2018-07-23T16:02:00Z">
        <w:r w:rsidR="00F61C2C">
          <w:rPr>
            <w:rFonts w:ascii="Times New Roman" w:hAnsi="Times New Roman" w:cs="Times New Roman"/>
            <w:lang w:eastAsia="zh-TW"/>
          </w:rPr>
          <w:t xml:space="preserve">, </w:t>
        </w:r>
      </w:ins>
      <w:ins w:id="36" w:author="O'Meara, Brian C" w:date="2018-07-23T16:03:00Z">
        <w:r w:rsidR="00F61C2C">
          <w:rPr>
            <w:rFonts w:ascii="Times New Roman" w:hAnsi="Times New Roman" w:cs="Times New Roman"/>
            <w:lang w:eastAsia="zh-TW"/>
          </w:rPr>
          <w:t>the other</w:t>
        </w:r>
      </w:ins>
      <w:ins w:id="37" w:author="O'Meara, Brian C" w:date="2018-07-23T16:02:00Z">
        <w:r w:rsidR="00F61C2C">
          <w:rPr>
            <w:rFonts w:ascii="Times New Roman" w:hAnsi="Times New Roman" w:cs="Times New Roman"/>
            <w:lang w:eastAsia="zh-TW"/>
          </w:rPr>
          <w:t xml:space="preserve"> </w:t>
        </w:r>
      </w:ins>
      <w:ins w:id="38" w:author="O'Meara, Brian C" w:date="2018-07-23T16:03:00Z">
        <w:r w:rsidR="00F61C2C">
          <w:rPr>
            <w:rFonts w:ascii="Times New Roman" w:hAnsi="Times New Roman" w:cs="Times New Roman"/>
            <w:lang w:eastAsia="zh-TW"/>
          </w:rPr>
          <w:t>for small body size genes, the offspring inherit an even mixture) whereas for intermediate parents, which could</w:t>
        </w:r>
      </w:ins>
      <w:ins w:id="39" w:author="O'Meara, Brian C" w:date="2018-07-23T16:04:00Z">
        <w:r w:rsidR="00F61C2C">
          <w:rPr>
            <w:rFonts w:ascii="Times New Roman" w:hAnsi="Times New Roman" w:cs="Times New Roman"/>
            <w:lang w:eastAsia="zh-TW"/>
          </w:rPr>
          <w:t xml:space="preserve"> each</w:t>
        </w:r>
      </w:ins>
      <w:ins w:id="40" w:author="O'Meara, Brian C" w:date="2018-07-23T16:03:00Z">
        <w:r w:rsidR="00F61C2C">
          <w:rPr>
            <w:rFonts w:ascii="Times New Roman" w:hAnsi="Times New Roman" w:cs="Times New Roman"/>
            <w:lang w:eastAsia="zh-TW"/>
          </w:rPr>
          <w:t xml:space="preserve"> have a mixture of large and sm</w:t>
        </w:r>
      </w:ins>
      <w:ins w:id="41" w:author="O'Meara, Brian C" w:date="2018-07-23T16:04:00Z">
        <w:r w:rsidR="00F61C2C">
          <w:rPr>
            <w:rFonts w:ascii="Times New Roman" w:hAnsi="Times New Roman" w:cs="Times New Roman"/>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s-Lemus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w:t>
      </w:r>
      <w:r>
        <w:rPr>
          <w:rFonts w:ascii="Times New Roman" w:hAnsi="Times New Roman" w:cs="Times New Roman"/>
          <w:lang w:eastAsia="zh-TW"/>
        </w:rPr>
        <w:lastRenderedPageBreak/>
        <w:t>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r>
        <w:rPr>
          <w:rFonts w:ascii="Times New Roman" w:hAnsi="Times New Roman" w:cs="Times New Roman"/>
        </w:rPr>
        <w:t>A</w:t>
      </w:r>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s-Lemus C., Kriebel R., Sparks K.W., and An</w:t>
      </w:r>
      <w:r w:rsidRPr="00507ECA">
        <w:rPr>
          <w:rFonts w:ascii="Times New Roman" w:hAnsi="Times New Roman" w:cs="Times New Roman"/>
        </w:rPr>
        <w:t>é</w:t>
      </w:r>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Macheler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33CE0707" w:rsidR="001116C0" w:rsidRDefault="001116C0" w:rsidP="001116C0">
      <w:pPr>
        <w:spacing w:line="480" w:lineRule="auto"/>
        <w:ind w:left="360" w:hanging="360"/>
        <w:rPr>
          <w:ins w:id="42" w:author="O'Meara, Brian C" w:date="2018-07-24T11:24:00Z"/>
          <w:rFonts w:ascii="Times New Roman" w:hAnsi="Times New Roman" w:cs="Times New Roman"/>
        </w:rPr>
      </w:pPr>
      <w:r w:rsidRPr="00A54453">
        <w:rPr>
          <w:rFonts w:ascii="Times New Roman" w:hAnsi="Times New Roman" w:cs="Times New Roman"/>
        </w:rPr>
        <w:t xml:space="preserve">Beaulieu </w:t>
      </w:r>
      <w:del w:id="43" w:author="O'Meara, Brian C" w:date="2018-07-24T11:25:00Z">
        <w:r w:rsidRPr="00A54453" w:rsidDel="00416514">
          <w:rPr>
            <w:rFonts w:ascii="Times New Roman" w:hAnsi="Times New Roman" w:cs="Times New Roman"/>
          </w:rPr>
          <w:delText>M.</w:delText>
        </w:r>
      </w:del>
      <w:r w:rsidRPr="00A54453">
        <w:rPr>
          <w:rFonts w:ascii="Times New Roman" w:hAnsi="Times New Roman" w:cs="Times New Roman"/>
        </w:rPr>
        <w:t>J.</w:t>
      </w:r>
      <w:ins w:id="44" w:author="O'Meara, Brian C" w:date="2018-07-24T11:25:00Z">
        <w:r w:rsidR="00416514">
          <w:rPr>
            <w:rFonts w:ascii="Times New Roman" w:hAnsi="Times New Roman" w:cs="Times New Roman"/>
          </w:rPr>
          <w:t>M.</w:t>
        </w:r>
      </w:ins>
      <w:r w:rsidRPr="00A54453">
        <w:rPr>
          <w:rFonts w:ascii="Times New Roman" w:hAnsi="Times New Roman" w:cs="Times New Roman"/>
        </w:rPr>
        <w:t>,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6F79640C" w14:textId="50E3DD4A" w:rsidR="00416514" w:rsidRPr="00416514" w:rsidRDefault="00416514" w:rsidP="001116C0">
      <w:pPr>
        <w:spacing w:line="480" w:lineRule="auto"/>
        <w:ind w:left="360" w:hanging="360"/>
        <w:rPr>
          <w:rFonts w:ascii="Times New Roman" w:hAnsi="Times New Roman" w:cs="Times New Roman"/>
        </w:rPr>
      </w:pPr>
      <w:ins w:id="45" w:author="O'Meara, Brian C" w:date="2018-07-24T11:24:00Z">
        <w:r>
          <w:rPr>
            <w:rFonts w:ascii="Times New Roman" w:hAnsi="Times New Roman" w:cs="Times New Roman"/>
          </w:rPr>
          <w:t>Beaulieu, J</w:t>
        </w:r>
      </w:ins>
      <w:ins w:id="46" w:author="O'Meara, Brian C" w:date="2018-07-24T11:25:00Z">
        <w:r>
          <w:rPr>
            <w:rFonts w:ascii="Times New Roman" w:hAnsi="Times New Roman" w:cs="Times New Roman"/>
          </w:rPr>
          <w:t>.M and O’Meara, B.C. 2016. Detecting Hidden Diversification Shifts in Models of Trait-Dependent Speciation and Extinction. Systematic Biology, 65:583-601.</w:t>
        </w:r>
      </w:ins>
      <w:bookmarkStart w:id="47" w:name="_GoBack"/>
      <w:bookmarkEnd w:id="47"/>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1C9EC5BD" w14:textId="16AACBB3" w:rsidR="00ED69FC" w:rsidRDefault="00ED69FC" w:rsidP="00ED69FC">
      <w:pPr>
        <w:spacing w:line="480" w:lineRule="auto"/>
        <w:ind w:left="360" w:hanging="360"/>
        <w:rPr>
          <w:rFonts w:ascii="Times New Roman" w:hAnsi="Times New Roman" w:cs="Times New Roman"/>
        </w:rPr>
      </w:pPr>
      <w:r>
        <w:rPr>
          <w:rFonts w:ascii="Times New Roman" w:hAnsi="Times New Roman" w:cs="Times New Roman"/>
        </w:rPr>
        <w:lastRenderedPageBreak/>
        <w:t xml:space="preserve">Csardi G, Nepusz T: The igraph software package for complex network research, InterJournal, Complex Systems 1695. 2006. </w:t>
      </w:r>
      <w:hyperlink r:id="rId13" w:history="1">
        <w:r w:rsidRPr="008B71BE">
          <w:rPr>
            <w:rStyle w:val="Hyperlink"/>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9F846" w14:textId="77777777" w:rsidR="00EE60BD" w:rsidRDefault="00EE60BD">
      <w:r>
        <w:separator/>
      </w:r>
    </w:p>
  </w:endnote>
  <w:endnote w:type="continuationSeparator" w:id="0">
    <w:p w14:paraId="354CE036" w14:textId="77777777" w:rsidR="00EE60BD" w:rsidRDefault="00EE6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20005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733675" w:rsidRDefault="00733675">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733675" w:rsidRDefault="0073367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4D67EC" w14:textId="77777777" w:rsidR="00EE60BD" w:rsidRDefault="00EE60BD">
      <w:r>
        <w:separator/>
      </w:r>
    </w:p>
  </w:footnote>
  <w:footnote w:type="continuationSeparator" w:id="0">
    <w:p w14:paraId="514A9D8E" w14:textId="77777777" w:rsidR="00EE60BD" w:rsidRDefault="00EE60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6C0"/>
    <w:rsid w:val="000335AD"/>
    <w:rsid w:val="0003388A"/>
    <w:rsid w:val="00050B8F"/>
    <w:rsid w:val="00052387"/>
    <w:rsid w:val="00057A74"/>
    <w:rsid w:val="00075643"/>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37B66"/>
    <w:rsid w:val="0036013B"/>
    <w:rsid w:val="003A0CC4"/>
    <w:rsid w:val="003A7E38"/>
    <w:rsid w:val="003B4D49"/>
    <w:rsid w:val="003E7DA3"/>
    <w:rsid w:val="003F1C2D"/>
    <w:rsid w:val="00416514"/>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33675"/>
    <w:rsid w:val="00755EE7"/>
    <w:rsid w:val="0077221B"/>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57C07"/>
    <w:rsid w:val="00966D77"/>
    <w:rsid w:val="00973990"/>
    <w:rsid w:val="00985F3E"/>
    <w:rsid w:val="00990398"/>
    <w:rsid w:val="009F15E8"/>
    <w:rsid w:val="00A125FC"/>
    <w:rsid w:val="00A154BA"/>
    <w:rsid w:val="00A27433"/>
    <w:rsid w:val="00A44D70"/>
    <w:rsid w:val="00A458DD"/>
    <w:rsid w:val="00A46913"/>
    <w:rsid w:val="00A643FD"/>
    <w:rsid w:val="00A70541"/>
    <w:rsid w:val="00A71EA0"/>
    <w:rsid w:val="00A76491"/>
    <w:rsid w:val="00A80626"/>
    <w:rsid w:val="00A8424B"/>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D3446"/>
    <w:rsid w:val="00CD34EF"/>
    <w:rsid w:val="00CD631B"/>
    <w:rsid w:val="00CD7EF3"/>
    <w:rsid w:val="00CE4E9B"/>
    <w:rsid w:val="00D34566"/>
    <w:rsid w:val="00D41D73"/>
    <w:rsid w:val="00DE2E36"/>
    <w:rsid w:val="00DE451C"/>
    <w:rsid w:val="00DF2A63"/>
    <w:rsid w:val="00E03597"/>
    <w:rsid w:val="00E10849"/>
    <w:rsid w:val="00E10E0C"/>
    <w:rsid w:val="00E11DA9"/>
    <w:rsid w:val="00E14F21"/>
    <w:rsid w:val="00E325B8"/>
    <w:rsid w:val="00E347B8"/>
    <w:rsid w:val="00E53089"/>
    <w:rsid w:val="00E761AE"/>
    <w:rsid w:val="00E92FBC"/>
    <w:rsid w:val="00EC43E4"/>
    <w:rsid w:val="00ED69FC"/>
    <w:rsid w:val="00ED7E7F"/>
    <w:rsid w:val="00EE03EB"/>
    <w:rsid w:val="00EE60BD"/>
    <w:rsid w:val="00EE74ED"/>
    <w:rsid w:val="00F07EF1"/>
    <w:rsid w:val="00F13547"/>
    <w:rsid w:val="00F36405"/>
    <w:rsid w:val="00F43B23"/>
    <w:rsid w:val="00F61C2C"/>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DFKai-SB"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PMingLiU"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PMingLiU"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PMingLiU"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PMingLiU"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DFKai-SB"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PMingLiU"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38</Pages>
  <Words>9057</Words>
  <Characters>51626</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136</cp:revision>
  <dcterms:created xsi:type="dcterms:W3CDTF">2017-08-28T17:18:00Z</dcterms:created>
  <dcterms:modified xsi:type="dcterms:W3CDTF">2018-07-24T15:26:00Z</dcterms:modified>
</cp:coreProperties>
</file>