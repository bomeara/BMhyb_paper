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1ECF375D"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w:t>
      </w:r>
      <w:del w:id="0"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methods are available in CRAN</w:t>
      </w:r>
      <w:r>
        <w:rPr>
          <w:rFonts w:ascii="Times New Roman" w:hAnsi="Times New Roman" w:cs="Times New Roman"/>
        </w:rPr>
        <w:t xml:space="preserve"> R package </w:t>
      </w:r>
      <w:r>
        <w:rPr>
          <w:rFonts w:ascii="Times New Roman" w:hAnsi="Times New Roman" w:cs="Times New Roman"/>
          <w:i/>
        </w:rPr>
        <w:t>BMhyb</w:t>
      </w:r>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 xml:space="preserve">is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77777777"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 comparative method to study trait evolution under phylogenetic networks. This method allows for estimation of traditional evolutionary parameters such as rate</w:t>
      </w:r>
      <w:r>
        <w:rPr>
          <w:rFonts w:ascii="Times New Roman" w:hAnsi="Times New Roman" w:cs="Times New Roman"/>
          <w:color w:val="000000" w:themeColor="text1"/>
        </w:rPr>
        <w:t xml:space="preserve"> and overall mean</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Pr="00A54453" w:rsidRDefault="001116C0"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lastRenderedPageBreak/>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time multiplied by the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77777777"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figure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w:t>
      </w:r>
      <w:r>
        <w:rPr>
          <w:rFonts w:ascii="Times New Roman" w:eastAsia="標楷體" w:hAnsi="Times New Roman" w:cs="Times New Roman"/>
          <w:lang w:eastAsia="zh-TW"/>
        </w:rPr>
        <w:lastRenderedPageBreak/>
        <w:t xml:space="preserve">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figure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The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FFA33DF" w14:textId="77777777"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lastRenderedPageBreak/>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 Let the trait value </w:t>
      </w:r>
    </w:p>
    <w:p w14:paraId="0E824EE1"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r w:rsidRPr="00A54453">
        <w:rPr>
          <w:rFonts w:ascii="Times New Roman" w:hAnsi="Times New Roman" w:cs="Times New Roman"/>
          <w:i/>
        </w:rPr>
        <w:t>μ</w:t>
      </w:r>
      <w:r w:rsidRPr="00A54453">
        <w:rPr>
          <w:rFonts w:ascii="Times New Roman" w:hAnsi="Times New Roman" w:cs="Times New Roman"/>
        </w:rPr>
        <w:t>.</w:t>
      </w:r>
      <w:r w:rsidRPr="00A54453">
        <w:rPr>
          <w:rFonts w:ascii="Times New Roman" w:hAnsi="Times New Roman" w:cs="Times New Roman"/>
          <w:lang w:eastAsia="zh-TW"/>
        </w:rPr>
        <w:t xml:space="preserve"> By assuming species evolve under Brownian motion (variables </w:t>
      </w:r>
    </w:p>
    <w:p w14:paraId="3818C9AF"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lang w:eastAsia="zh-TW"/>
        </w:rPr>
        <w:t>are 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77777777" w:rsidR="001116C0" w:rsidRPr="00A54453" w:rsidRDefault="00A27433"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at the moment of hybridization, assumes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defined as </w:t>
      </w:r>
    </w:p>
    <w:p w14:paraId="0EA06097" w14:textId="77777777" w:rsidR="001116C0" w:rsidRPr="00A54453" w:rsidRDefault="00A27433" w:rsidP="001116C0">
      <w:pPr>
        <w:spacing w:line="480" w:lineRule="auto"/>
        <w:rPr>
          <w:rFonts w:ascii="Times New Roman" w:hAnsi="Times New Roman" w:cs="Times New Roman"/>
          <w:lang w:eastAsia="zh-TW"/>
        </w:rPr>
      </w:pPr>
      <m:oMathPara>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m:oMathPara>
    </w:p>
    <w:p w14:paraId="39A63E4C" w14:textId="77777777"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which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Pr="00A54453">
        <w:rPr>
          <w:rFonts w:ascii="Times New Roman" w:hAnsi="Times New Roman" w:cs="Times New Roman"/>
          <w:lang w:eastAsia="zh-TW"/>
        </w:rPr>
        <w:t xml:space="preserve"> and </w:t>
      </w:r>
      <w:r w:rsidRPr="00A54453">
        <w:rPr>
          <w:rFonts w:ascii="Times New Roman" w:hAnsi="Times New Roman" w:cs="Times New Roman"/>
        </w:rPr>
        <w:t>variance</w:t>
      </w:r>
      <w:r>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rPr>
        <w:t xml:space="preserve">. </w:t>
      </w:r>
      <w:r w:rsidRPr="00A54453">
        <w:rPr>
          <w:rFonts w:ascii="Times New Roman" w:eastAsia="標楷體" w:hAnsi="Times New Roman" w:cs="Times New Roman"/>
          <w:lang w:eastAsia="zh-TW"/>
        </w:rPr>
        <w:t>The parameter</w:t>
      </w:r>
      <w:r>
        <w:rPr>
          <w:rFonts w:ascii="Times New Roman" w:hAnsi="Times New Roman" w:cs="Times New Roman"/>
        </w:rPr>
        <w:t xml:space="preserve">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of the hybrid trait value inherited from parent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the hybrid inherits from parent C (</w:t>
      </w:r>
      <w:r w:rsidRPr="00FB627C">
        <w:rPr>
          <w:rFonts w:ascii="Times New Roman" w:hAnsi="Times New Roman" w:cs="Times New Roman"/>
        </w:rPr>
        <w:t>γ</w:t>
      </w:r>
      <w:r w:rsidRPr="00A54453">
        <w:rPr>
          <w:rFonts w:ascii="Times New Roman" w:eastAsia="標楷體" w:hAnsi="Times New Roman" w:cs="Times New Roman"/>
          <w:lang w:eastAsia="zh-TW"/>
        </w:rPr>
        <w:t xml:space="preserve"> is bounded between zero and one). If the hybrid species is formed mostly from individuals of species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indicates inheriting the </w:t>
      </w:r>
      <w:r>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Pr="00FB627C">
        <w:rPr>
          <w:rFonts w:ascii="Times New Roman" w:hAnsi="Times New Roman" w:cs="Times New Roman"/>
        </w:rPr>
        <w:t>γ</w:t>
      </w:r>
      <w:r>
        <w:rPr>
          <w:rFonts w:ascii="Times New Roman" w:eastAsia="標楷體" w:hAnsi="Times New Roman" w:cs="Times New Roman"/>
          <w:lang w:eastAsia="zh-TW"/>
        </w:rPr>
        <w:t xml:space="preserve"> is assumed to always be 0.5.</w:t>
      </w:r>
      <w:r>
        <w:rPr>
          <w:rFonts w:ascii="Times New Roman" w:hAnsi="Times New Roman" w:cs="Times New Roman"/>
        </w:rPr>
        <w:t xml:space="preserve"> Note that while we use </w:t>
      </w:r>
      <w:r w:rsidRPr="00FB627C">
        <w:rPr>
          <w:rFonts w:ascii="Times New Roman" w:hAnsi="Times New Roman" w:cs="Times New Roman"/>
        </w:rPr>
        <w:t>γ</w:t>
      </w:r>
      <w:r>
        <w:rPr>
          <w:rFonts w:ascii="Times New Roman" w:hAnsi="Times New Roman" w:cs="Times New Roman"/>
        </w:rPr>
        <w:t xml:space="preserve">, which has become common in phylogenetics (i.e. Solís-Lemus and Ané 2016), Pickrell &amp; Pritchard (2012) in their related model use </w:t>
      </w:r>
      <w:r w:rsidRPr="00FB627C">
        <w:rPr>
          <w:rFonts w:ascii="Times New Roman" w:hAnsi="Times New Roman" w:cs="Times New Roman"/>
          <w:i/>
        </w:rPr>
        <w:t>w</w:t>
      </w:r>
      <w:r>
        <w:rPr>
          <w:rFonts w:ascii="Times New Roman" w:hAnsi="Times New Roman" w:cs="Times New Roman"/>
        </w:rPr>
        <w:t xml:space="preserve">. </w:t>
      </w:r>
      <w:r w:rsidRPr="00FB627C">
        <w:rPr>
          <w:rFonts w:ascii="Times New Roman" w:hAnsi="Times New Roman" w:cs="Times New Roman"/>
          <w:lang w:eastAsia="zh-TW"/>
        </w:rPr>
        <w:t>The</w:t>
      </w:r>
      <w:r w:rsidRPr="00A54453">
        <w:rPr>
          <w:rFonts w:ascii="Times New Roman" w:hAnsi="Times New Roman" w:cs="Times New Roman"/>
          <w:lang w:eastAsia="zh-TW"/>
        </w:rPr>
        <w:t xml:space="preserve"> parameter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Pr>
          <w:rFonts w:ascii="Times New Roman" w:hAnsi="Times New Roman" w:cs="Times New Roman"/>
          <w:lang w:eastAsia="zh-TW"/>
        </w:rPr>
        <w:t xml:space="preserve">hybrid means may be thought of in the same </w:t>
      </w:r>
      <w:r>
        <w:rPr>
          <w:rFonts w:ascii="Times New Roman" w:hAnsi="Times New Roman" w:cs="Times New Roman"/>
          <w:lang w:eastAsia="zh-TW"/>
        </w:rPr>
        <w:lastRenderedPageBreak/>
        <w:t>way, in that they may be</w:t>
      </w:r>
      <w:r w:rsidRPr="00A54453">
        <w:rPr>
          <w:rFonts w:ascii="Times New Roman" w:hAnsi="Times New Roman" w:cs="Times New Roman"/>
          <w:lang w:eastAsia="zh-TW"/>
        </w:rPr>
        <w:t xml:space="preserve"> something other than the average of their parents. For example, if there exist</w:t>
      </w:r>
      <w:r>
        <w:rPr>
          <w:rFonts w:ascii="Times New Roman" w:hAnsi="Times New Roman" w:cs="Times New Roman"/>
          <w:lang w:eastAsia="zh-TW"/>
        </w:rPr>
        <w:t>s</w:t>
      </w:r>
      <w:r w:rsidRPr="00A54453">
        <w:rPr>
          <w:rFonts w:ascii="Times New Roman" w:hAnsi="Times New Roman" w:cs="Times New Roman"/>
          <w:lang w:eastAsia="zh-TW"/>
        </w:rPr>
        <w:t xml:space="preserve"> widespread heterosis, with hybrids being on average 20% larger than their parent species, </w:t>
      </w:r>
      <w:r w:rsidRPr="00A54453">
        <w:rPr>
          <w:rFonts w:ascii="Times New Roman" w:hAnsi="Times New Roman" w:cs="Times New Roman"/>
          <w:i/>
        </w:rPr>
        <w:t>β</w:t>
      </w:r>
      <w:r w:rsidRPr="00A54453">
        <w:rPr>
          <w:rFonts w:ascii="Times New Roman" w:hAnsi="Times New Roman" w:cs="Times New Roman"/>
        </w:rPr>
        <w:t xml:space="preserve"> would be 1.2.</w:t>
      </w:r>
      <w:r w:rsidRPr="00A54453">
        <w:rPr>
          <w:rFonts w:ascii="Times New Roman" w:hAnsi="Times New Roman" w:cs="Times New Roman"/>
          <w:lang w:eastAsia="zh-TW"/>
        </w:rPr>
        <w:t xml:space="preserve"> The natural lower bound for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rPr>
        <w:t xml:space="preserve">, to represent log scale bias for the hybrid at formation. </w:t>
      </w:r>
      <w:r>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 xml:space="preserve">, is calculate as </w:t>
      </w:r>
    </w:p>
    <w:p w14:paraId="39B0C15A" w14:textId="77777777"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hybrids.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A27433"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A27433"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is adjusted accordingly by  </w:t>
      </w:r>
    </w:p>
    <w:p w14:paraId="79F73426" w14:textId="143641E6" w:rsidR="001116C0" w:rsidRPr="00116EAD" w:rsidRDefault="001116C0" w:rsidP="004D3403">
      <w:pPr>
        <w:spacing w:line="480" w:lineRule="auto"/>
        <w:jc w:val="center"/>
        <w:rPr>
          <w:rFonts w:ascii="Times New Roman" w:eastAsia="標楷體" w:hAnsi="Times New Roman" w:cs="Times New Roman"/>
          <w:lang w:eastAsia="zh-TW"/>
        </w:rPr>
        <w:pPrChange w:id="1"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2"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15DE3EEF"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w:t>
      </w:r>
      <w:r>
        <w:rPr>
          <w:rFonts w:ascii="Times New Roman" w:eastAsia="標楷體" w:hAnsi="Times New Roman" w:cs="Times New Roman"/>
          <w:lang w:eastAsia="zh-TW"/>
        </w:rPr>
        <w:lastRenderedPageBreak/>
        <w:t>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77777777" w:rsidR="001116C0" w:rsidRPr="00A54453" w:rsidRDefault="00A27433"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CDC0B8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 </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3" w:author="Microsoft Office 使用者" w:date="2017-09-02T09:06:00Z">
        <w:r w:rsidR="00860596">
          <w:rPr>
            <w:rFonts w:ascii="Times New Roman" w:hAnsi="Times New Roman" w:cs="Times New Roman"/>
          </w:rPr>
          <w:t xml:space="preserve"> </w:t>
        </w:r>
      </w:ins>
      <w:del w:id="4" w:author="Microsoft Office 使用者" w:date="2017-09-02T09:05:00Z">
        <w:r w:rsidDel="004D3403">
          <w:rPr>
            <w:rFonts w:ascii="Times New Roman" w:hAnsi="Times New Roman" w:cs="Times New Roman"/>
          </w:rPr>
          <w:delText>.</w:delText>
        </w:r>
      </w:del>
      <w:del w:id="5" w:author="Microsoft Office 使用者" w:date="2017-09-02T09:06:00Z">
        <w:r w:rsidDel="00860596">
          <w:rPr>
            <w:rFonts w:ascii="Times New Roman" w:hAnsi="Times New Roman" w:cs="Times New Roman"/>
          </w:rPr>
          <w:delText xml:space="preserve"> </w:delText>
        </w:r>
      </w:del>
      <w:del w:id="6" w:author="Microsoft Office 使用者" w:date="2017-09-02T09:05:00Z">
        <w:r w:rsidDel="004D3403">
          <w:rPr>
            <w:rFonts w:ascii="Times New Roman" w:hAnsi="Times New Roman" w:cs="Times New Roman"/>
          </w:rPr>
          <w:delText>It must</w:delText>
        </w:r>
      </w:del>
      <w:del w:id="7" w:author="Microsoft Office 使用者" w:date="2017-09-02T09:06:00Z">
        <w:r w:rsidDel="00860596">
          <w:rPr>
            <w:rFonts w:ascii="Times New Roman" w:hAnsi="Times New Roman" w:cs="Times New Roman"/>
          </w:rPr>
          <w:delText xml:space="preserve"> be provided by the user, </w:delText>
        </w:r>
      </w:del>
      <w:r>
        <w:rPr>
          <w:rFonts w:ascii="Times New Roman" w:hAnsi="Times New Roman" w:cs="Times New Roman"/>
        </w:rPr>
        <w:t>and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8"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9" w:author="Microsoft Office 使用者" w:date="2017-09-02T09:06:00Z">
        <w:r w:rsidR="00887BDA">
          <w:rPr>
            <w:rFonts w:ascii="Times New Roman" w:hAnsi="Times New Roman" w:cs="Times New Roman"/>
          </w:rPr>
          <w:t xml:space="preserve"> Note that </w:t>
        </w:r>
      </w:ins>
      <m:oMath>
        <m:sSub>
          <m:sSubPr>
            <m:ctrlPr>
              <w:ins w:id="10" w:author="Microsoft Office 使用者" w:date="2017-09-02T09:07:00Z">
                <w:rPr>
                  <w:rFonts w:ascii="Cambria Math" w:hAnsi="Cambria Math" w:cs="Times New Roman"/>
                  <w:i/>
                </w:rPr>
              </w:ins>
            </m:ctrlPr>
          </m:sSubPr>
          <m:e>
            <w:ins w:id="11" w:author="Microsoft Office 使用者" w:date="2017-09-02T09:07:00Z">
              <m:r>
                <m:rPr>
                  <m:sty m:val="b"/>
                </m:rPr>
                <w:rPr>
                  <w:rFonts w:ascii="Cambria Math" w:hAnsi="Cambria Math" w:cs="Times New Roman"/>
                </w:rPr>
                <m:t>D</m:t>
              </m:r>
            </w:ins>
          </m:e>
          <m:sub>
            <m:sSub>
              <m:sSubPr>
                <m:ctrlPr>
                  <w:ins w:id="12" w:author="Microsoft Office 使用者" w:date="2017-09-02T09:07:00Z">
                    <w:rPr>
                      <w:rFonts w:ascii="Cambria Math" w:hAnsi="Cambria Math" w:cs="Times New Roman"/>
                      <w:i/>
                    </w:rPr>
                  </w:ins>
                </m:ctrlPr>
              </m:sSubPr>
              <m:e>
                <w:ins w:id="13" w:author="Microsoft Office 使用者" w:date="2017-09-02T09:07:00Z">
                  <m:r>
                    <w:rPr>
                      <w:rFonts w:ascii="Cambria Math" w:hAnsi="Cambria Math" w:cs="Times New Roman"/>
                    </w:rPr>
                    <m:t>t</m:t>
                  </m:r>
                </w:ins>
              </m:e>
              <m:sub>
                <w:ins w:id="14" w:author="Microsoft Office 使用者" w:date="2017-09-02T09:07:00Z">
                  <m:r>
                    <w:rPr>
                      <w:rFonts w:ascii="Cambria Math" w:hAnsi="Cambria Math" w:cs="Times New Roman"/>
                    </w:rPr>
                    <m:t>d</m:t>
                  </m:r>
                </w:ins>
              </m:sub>
            </m:sSub>
            <w:ins w:id="15" w:author="Microsoft Office 使用者" w:date="2017-09-02T09:07:00Z">
              <m:r>
                <w:rPr>
                  <w:rFonts w:ascii="Cambria Math" w:hAnsi="Cambria Math" w:cs="Times New Roman"/>
                </w:rPr>
                <m:t>,</m:t>
              </m:r>
            </w:ins>
            <m:sSub>
              <m:sSubPr>
                <m:ctrlPr>
                  <w:ins w:id="16" w:author="Microsoft Office 使用者" w:date="2017-09-02T09:07:00Z">
                    <w:rPr>
                      <w:rFonts w:ascii="Cambria Math" w:hAnsi="Cambria Math" w:cs="Times New Roman"/>
                      <w:i/>
                    </w:rPr>
                  </w:ins>
                </m:ctrlPr>
              </m:sSubPr>
              <m:e>
                <w:ins w:id="17" w:author="Microsoft Office 使用者" w:date="2017-09-02T09:07:00Z">
                  <m:r>
                    <w:rPr>
                      <w:rFonts w:ascii="Cambria Math" w:hAnsi="Cambria Math" w:cs="Times New Roman"/>
                    </w:rPr>
                    <m:t>t</m:t>
                  </m:r>
                </w:ins>
              </m:e>
              <m:sub>
                <w:ins w:id="18" w:author="Microsoft Office 使用者" w:date="2017-09-02T09:07:00Z">
                  <m:r>
                    <w:rPr>
                      <w:rFonts w:ascii="Cambria Math" w:hAnsi="Cambria Math" w:cs="Times New Roman"/>
                    </w:rPr>
                    <m:t>r</m:t>
                  </m:r>
                </w:ins>
              </m:sub>
            </m:sSub>
            <w:ins w:id="19" w:author="Microsoft Office 使用者" w:date="2017-09-02T09:07:00Z">
              <m:r>
                <w:rPr>
                  <w:rFonts w:ascii="Cambria Math" w:hAnsi="Cambria Math" w:cs="Times New Roman"/>
                </w:rPr>
                <m:t>,</m:t>
              </m:r>
              <m:r>
                <m:rPr>
                  <m:sty m:val="p"/>
                </m:rPr>
                <w:rPr>
                  <w:rFonts w:ascii="Cambria Math" w:hAnsi="Cambria Math" w:cs="Times New Roman"/>
                </w:rPr>
                <m:t>γ</m:t>
              </m:r>
            </w:ins>
          </m:sub>
        </m:sSub>
        <w:ins w:id="20" w:author="Microsoft Office 使用者" w:date="2017-09-02T09:07:00Z">
          <m:r>
            <w:rPr>
              <w:rFonts w:ascii="Cambria Math" w:hAnsi="Cambria Math" w:cs="Times New Roman"/>
            </w:rPr>
            <m:t xml:space="preserve"> </m:t>
          </m:r>
        </w:ins>
      </m:oMath>
      <w:ins w:id="21" w:author="Microsoft Office 使用者" w:date="2017-09-02T09:07:00Z">
        <w:r w:rsidR="00887BDA">
          <w:rPr>
            <w:rFonts w:ascii="Times New Roman" w:hAnsi="Times New Roman" w:cs="Times New Roman"/>
          </w:rPr>
          <w:t xml:space="preserve">must be </w:t>
        </w:r>
      </w:ins>
      <w:ins w:id="22"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23"/>
      <w:r>
        <w:rPr>
          <w:rFonts w:ascii="Times New Roman" w:eastAsia="標楷體" w:hAnsi="Times New Roman" w:cs="Times New Roman"/>
          <w:i/>
          <w:lang w:eastAsia="zh-TW"/>
        </w:rPr>
        <w:t>Numerical problems</w:t>
      </w:r>
      <w:commentRangeEnd w:id="23"/>
      <w:r>
        <w:rPr>
          <w:rStyle w:val="a6"/>
        </w:rPr>
        <w:commentReference w:id="23"/>
      </w:r>
      <w:r w:rsidRPr="00A54453">
        <w:rPr>
          <w:rFonts w:ascii="Times New Roman" w:eastAsia="標楷體" w:hAnsi="Times New Roman" w:cs="Times New Roman"/>
          <w:i/>
          <w:lang w:eastAsia="zh-TW"/>
        </w:rPr>
        <w:t xml:space="preserve"> </w:t>
      </w:r>
    </w:p>
    <w:p w14:paraId="2771DAD7" w14:textId="58A1157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24"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ins w:id="25"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26" w:author="Microsoft Office 使用者" w:date="2017-09-02T09:09:00Z">
        <w:r w:rsidR="00A27433">
          <w:rPr>
            <w:rFonts w:ascii="Times New Roman" w:hAnsi="Times New Roman" w:cs="Times New Roman"/>
          </w:rPr>
          <w:t xml:space="preserve"> </w:t>
        </w:r>
      </w:ins>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C0720D">
        <w:rPr>
          <w:rFonts w:ascii="Times New Roman" w:hAnsi="Times New Roman" w:cs="Times New Roman"/>
          <w:rPrChange w:id="27" w:author="Microsoft Office 使用者" w:date="2017-09-02T09:09:00Z">
            <w:rPr>
              <w:rFonts w:ascii="Times New Roman" w:hAnsi="Times New Roman" w:cs="Times New Roman"/>
              <w:highlight w:val="yellow"/>
            </w:rPr>
          </w:rPrChange>
        </w:rPr>
        <w:t xml:space="preserve">Brissette et al., 2007; </w:t>
      </w:r>
      <w:r w:rsidR="00724CE9" w:rsidRPr="00C0720D">
        <w:rPr>
          <w:rFonts w:ascii="Times New Roman" w:hAnsi="Times New Roman" w:cs="Times New Roman"/>
          <w:rPrChange w:id="28" w:author="Microsoft Office 使用者" w:date="2017-09-02T09:09:00Z">
            <w:rPr>
              <w:rFonts w:ascii="Times New Roman" w:hAnsi="Times New Roman" w:cs="Times New Roman"/>
              <w:highlight w:val="yellow"/>
            </w:rPr>
          </w:rPrChange>
        </w:rPr>
        <w:t xml:space="preserve">Higham 2002; </w:t>
      </w:r>
      <w:r w:rsidRPr="00C0720D">
        <w:rPr>
          <w:rFonts w:ascii="Times New Roman" w:hAnsi="Times New Roman" w:cs="Times New Roman"/>
          <w:rPrChange w:id="29"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w:t>
      </w:r>
      <w:r>
        <w:rPr>
          <w:rFonts w:ascii="Times New Roman" w:hAnsi="Times New Roman" w:cs="Times New Roman"/>
        </w:rPr>
        <w:lastRenderedPageBreak/>
        <w:t xml:space="preserve">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(from the </w:t>
      </w:r>
      <w:ins w:id="30" w:author="Microsoft Office 使用者" w:date="2017-09-02T09:12:00Z">
        <w:r w:rsidR="005D7A3C">
          <w:rPr>
            <w:rFonts w:ascii="Times New Roman" w:hAnsi="Times New Roman" w:cs="Times New Roman"/>
          </w:rPr>
          <w:t xml:space="preserve">R </w:t>
        </w:r>
      </w:ins>
      <w:r w:rsidR="00FB1F41">
        <w:rPr>
          <w:rFonts w:ascii="Times New Roman" w:hAnsi="Times New Roman" w:cs="Times New Roman"/>
        </w:rPr>
        <w:t xml:space="preserve">package Matrix </w:t>
      </w:r>
      <w:ins w:id="31" w:author="Microsoft Office 使用者" w:date="2017-09-02T09:12:00Z">
        <w:r w:rsidR="005D7A3C">
          <w:rPr>
            <w:rFonts w:ascii="Times New Roman" w:hAnsi="Times New Roman" w:cs="Times New Roman"/>
          </w:rPr>
          <w:t xml:space="preserve">(Bates and Maechler 2017) </w:t>
        </w:r>
      </w:ins>
      <w:del w:id="32" w:author="Microsoft Office 使用者" w:date="2017-09-02T09:12:00Z">
        <w:r w:rsidR="00FB1F41" w:rsidDel="005D7A3C">
          <w:rPr>
            <w:rFonts w:ascii="Times New Roman" w:hAnsi="Times New Roman" w:cs="Times New Roman"/>
          </w:rPr>
          <w:delText>______</w:delText>
        </w:r>
      </w:del>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t>
      </w:r>
      <w:ins w:id="33"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34" w:author="Microsoft Office 使用者" w:date="2017-09-02T09:20:00Z">
        <w:r w:rsidR="00AD0C62">
          <w:rPr>
            <w:rFonts w:ascii="Times New Roman" w:hAnsi="Times New Roman" w:cs="Times New Roman"/>
          </w:rPr>
          <w:t xml:space="preserve"> (Frobenius norm)</w:t>
        </w:r>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visualizations of the points explored with finite likelihoods so users can examine this. Future work could include </w:t>
      </w:r>
      <w:r>
        <w:rPr>
          <w:rFonts w:ascii="Times New Roman" w:hAnsi="Times New Roman" w:cs="Times New Roman"/>
        </w:rPr>
        <w:lastRenderedPageBreak/>
        <w:t xml:space="preserve">implementing the model here into an approximate Bayesian computation framework where points are simulated to get estimates.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Stadler 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w:t>
      </w:r>
      <w:r>
        <w:rPr>
          <w:rFonts w:ascii="Times New Roman" w:eastAsia="標楷體" w:hAnsi="Times New Roman" w:cs="Times New Roman"/>
          <w:lang w:eastAsia="zh-TW"/>
        </w:rPr>
        <w:lastRenderedPageBreak/>
        <w:t xml:space="preserve">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35" w:author="Microsoft Office 使用者" w:date="2017-09-02T09:31:00Z">
        <m:oMath>
          <m:r>
            <m:rPr>
              <m:sty m:val="p"/>
            </m:rPr>
            <w:rPr>
              <w:rFonts w:ascii="Cambria Math" w:hAnsi="Cambria Math" w:cs="Times New Roman"/>
            </w:rPr>
            <m:t>SE</m:t>
          </m:r>
          <m:r>
            <w:rPr>
              <w:rFonts w:ascii="Cambria Math" w:hAnsi="Cambria Math" w:cs="Times New Roman"/>
            </w:rPr>
            <m:t>=</m:t>
          </m:r>
          <m:r>
            <w:rPr>
              <w:rFonts w:ascii="Cambria Math" w:hAnsi="Cambria Math" w:cs="Times New Roman"/>
            </w:rPr>
            <m:t>0</m:t>
          </m:r>
        </m:oMath>
      </w:ins>
      <w:del w:id="36"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lastRenderedPageBreak/>
        <w:t>Cichlids</w:t>
      </w:r>
    </w:p>
    <w:p w14:paraId="4790E2BF" w14:textId="77777777"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RAxML 8.2.9 (Stamatakis 2014) using GTRGAMMA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7777777"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37"/>
      <w:r>
        <w:rPr>
          <w:rFonts w:ascii="Times New Roman" w:hAnsi="Times New Roman" w:cs="Times New Roman"/>
          <w:lang w:eastAsia="zh-TW"/>
        </w:rPr>
        <w:t>U. of Michigan Museum of Zoology fish collection</w:t>
      </w:r>
      <w:commentRangeEnd w:id="37"/>
      <w:r>
        <w:rPr>
          <w:rStyle w:val="a6"/>
        </w:rPr>
        <w:commentReference w:id="37"/>
      </w:r>
      <w:r>
        <w:rPr>
          <w:rFonts w:ascii="Times New Roman" w:hAnsi="Times New Roman" w:cs="Times New Roman"/>
          <w:lang w:eastAsia="zh-TW"/>
        </w:rPr>
        <w:t>.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of the standard length. This regression was used to predict the standard error for the total length measurements in fishbase.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77777777" w:rsidR="001116C0" w:rsidRPr="004F299D" w:rsidRDefault="001116C0" w:rsidP="001116C0">
      <w:pPr>
        <w:spacing w:line="480" w:lineRule="auto"/>
        <w:ind w:right="397"/>
        <w:rPr>
          <w:rFonts w:ascii="Times New Roman" w:hAnsi="Times New Roman" w:cs="Times New Roman"/>
          <w:lang w:eastAsia="zh-TW"/>
        </w:rPr>
      </w:pPr>
      <w:commentRangeStart w:id="38"/>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38"/>
      <w:r>
        <w:rPr>
          <w:rStyle w:val="a6"/>
        </w:rPr>
        <w:commentReference w:id="38"/>
      </w:r>
      <w:r>
        <w:rPr>
          <w:rFonts w:ascii="Times New Roman" w:hAnsi="Times New Roman" w:cs="Times New Roman"/>
          <w:lang w:eastAsia="zh-TW"/>
        </w:rPr>
        <w:t>As in Fig. 1,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77777777"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w:t>
      </w:r>
      <w:commentRangeStart w:id="39"/>
      <w:r>
        <w:rPr>
          <w:rFonts w:ascii="Times New Roman" w:eastAsia="標楷體" w:hAnsi="Times New Roman" w:cs="Times New Roman"/>
          <w:lang w:eastAsia="zh-TW"/>
        </w:rPr>
        <w:t>relative seedling growth</w:t>
      </w:r>
      <w:commentRangeEnd w:id="39"/>
      <w:r>
        <w:rPr>
          <w:rStyle w:val="a6"/>
        </w:rPr>
        <w:commentReference w:id="39"/>
      </w:r>
      <w:r>
        <w:rPr>
          <w:rFonts w:ascii="Times New Roman" w:eastAsia="標楷體" w:hAnsi="Times New Roman" w:cs="Times New Roman"/>
          <w:lang w:eastAsia="zh-TW"/>
        </w:rPr>
        <w:t xml:space="preserve">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40"/>
      <w:r>
        <w:rPr>
          <w:rFonts w:ascii="Times New Roman" w:eastAsia="標楷體" w:hAnsi="Times New Roman" w:cs="Times New Roman"/>
          <w:lang w:eastAsia="zh-TW"/>
        </w:rPr>
        <w:t xml:space="preserve"> The evolutionary relationships for cichlid (Fig. 2 left panel) and tobacco (Fig. 2 right panel), respectively, are shown by the evolutionary tree with the relevant gene flow.</w:t>
      </w:r>
      <w:commentRangeEnd w:id="40"/>
      <w:r>
        <w:rPr>
          <w:rStyle w:val="a6"/>
        </w:rPr>
        <w:commentReference w:id="40"/>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77777777"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Pr="00A54453">
        <w:rPr>
          <w:rFonts w:ascii="Times New Roman" w:hAnsi="Times New Roman" w:cs="Times New Roman"/>
          <w:lang w:eastAsia="zh-TW"/>
        </w:rPr>
        <w:t xml:space="preserve"> 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 xml:space="preserve">For the cichlid dataset, we tried each of these models with three </w:t>
      </w:r>
      <w:r>
        <w:rPr>
          <w:rFonts w:ascii="Times New Roman" w:hAnsi="Times New Roman" w:cs="Times New Roman"/>
        </w:rPr>
        <w:lastRenderedPageBreak/>
        <w:t>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delta of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proofErr w:type="gramStart"/>
      <w:r>
        <w:rPr>
          <w:rFonts w:ascii="Times New Roman" w:eastAsia="標楷體" w:hAnsi="Times New Roman" w:cs="Times New Roman"/>
          <w:i/>
          <w:lang w:eastAsia="zh-TW"/>
        </w:rPr>
        <w:t>a</w:t>
      </w:r>
      <w:proofErr w:type="gramEnd"/>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w:t>
      </w:r>
      <w:r>
        <w:rPr>
          <w:rFonts w:ascii="Times New Roman" w:eastAsia="標楷體" w:hAnsi="Times New Roman" w:cs="Times New Roman"/>
          <w:lang w:eastAsia="zh-TW"/>
        </w:rPr>
        <w:lastRenderedPageBreak/>
        <w:t xml:space="preserve">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2F6112FB" w14:textId="77777777" w:rsidR="001116C0" w:rsidRDefault="001116C0"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w:t>
      </w:r>
      <w:r>
        <w:rPr>
          <w:rFonts w:ascii="Times New Roman" w:hAnsi="Times New Roman" w:cs="Times New Roman"/>
          <w:lang w:eastAsia="zh-TW"/>
        </w:rPr>
        <w:lastRenderedPageBreak/>
        <w:t xml:space="preserve">code and data files in this work can be found at Dryad Digital Repository </w:t>
      </w:r>
      <w:proofErr w:type="gramStart"/>
      <w:r>
        <w:rPr>
          <w:rFonts w:ascii="Times New Roman" w:hAnsi="Times New Roman" w:cs="Times New Roman"/>
          <w:lang w:eastAsia="zh-TW"/>
        </w:rPr>
        <w:t>doi:</w:t>
      </w:r>
      <w:r w:rsidRPr="00251417">
        <w:rPr>
          <w:rFonts w:ascii="Times New Roman" w:hAnsi="Times New Roman" w:cs="Times New Roman"/>
          <w:lang w:eastAsia="zh-TW"/>
        </w:rPr>
        <w:t>10.5061/dryad.6jn8s</w:t>
      </w:r>
      <w:proofErr w:type="gramEnd"/>
      <w:r>
        <w:rPr>
          <w:rFonts w:ascii="Times New Roman" w:hAnsi="Times New Roman" w:cs="Times New Roman"/>
          <w:lang w:eastAsia="zh-TW"/>
        </w:rPr>
        <w:t>.</w:t>
      </w:r>
    </w:p>
    <w:p w14:paraId="67AAC52E" w14:textId="77777777" w:rsidR="001116C0" w:rsidRDefault="001116C0" w:rsidP="001116C0">
      <w:pPr>
        <w:spacing w:line="480" w:lineRule="auto"/>
        <w:rPr>
          <w:rFonts w:ascii="Times New Roman" w:hAnsi="Times New Roman" w:cs="Times New Roman"/>
          <w:lang w:eastAsia="zh-TW"/>
        </w:rPr>
      </w:pPr>
    </w:p>
    <w:p w14:paraId="1D5B5925" w14:textId="77777777" w:rsidR="001116C0" w:rsidRPr="00A304A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 </w:t>
      </w:r>
    </w:p>
    <w:p w14:paraId="54779557" w14:textId="77777777" w:rsidR="001116C0" w:rsidRPr="00A54453" w:rsidRDefault="001116C0" w:rsidP="001116C0">
      <w:pPr>
        <w:spacing w:line="480" w:lineRule="auto"/>
        <w:outlineLvl w:val="0"/>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77777777" w:rsidR="001116C0" w:rsidRDefault="001116C0" w:rsidP="001116C0">
      <w:pPr>
        <w:spacing w:line="480" w:lineRule="auto"/>
        <w:rPr>
          <w:rFonts w:ascii="Times New Roman" w:hAnsi="Times New Roman" w:cs="Times New Roman"/>
          <w:lang w:eastAsia="zh-TW"/>
        </w:rPr>
      </w:pPr>
    </w:p>
    <w:p w14:paraId="2B479A91" w14:textId="67A186D4" w:rsidR="001116C0" w:rsidRDefault="001116C0" w:rsidP="001116C0">
      <w:pPr>
        <w:spacing w:line="480" w:lineRule="auto"/>
        <w:rPr>
          <w:rFonts w:ascii="Times New Roman" w:hAnsi="Times New Roman" w:cs="Times New Roman"/>
          <w:lang w:eastAsia="zh-TW"/>
        </w:rPr>
      </w:pPr>
      <w:commentRangeStart w:id="41"/>
      <w:r w:rsidRPr="00A54453">
        <w:rPr>
          <w:rFonts w:ascii="Times New Roman" w:hAnsi="Times New Roman" w:cs="Times New Roman"/>
          <w:lang w:eastAsia="zh-TW"/>
        </w:rPr>
        <w:t>Overall we were not pleased with performance</w:t>
      </w:r>
      <w:commentRangeEnd w:id="41"/>
      <w:r>
        <w:rPr>
          <w:rStyle w:val="a6"/>
        </w:rPr>
        <w:commentReference w:id="41"/>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42" w:author="Microsoft Office 使用者" w:date="2017-09-02T10:02:00Z">
        <w:r w:rsidR="00DF2A63">
          <w:rPr>
            <w:rFonts w:ascii="Times New Roman" w:hAnsi="Times New Roman" w:cs="Times New Roman"/>
            <w:lang w:eastAsia="zh-TW"/>
          </w:rPr>
          <w:t xml:space="preserve"> </w:t>
        </w:r>
      </w:ins>
      <w:del w:id="43"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scenario also suggested they </w:t>
      </w:r>
      <w:r>
        <w:rPr>
          <w:rFonts w:ascii="Times New Roman" w:hAnsi="Times New Roman" w:cs="Times New Roman"/>
          <w:lang w:eastAsia="zh-TW"/>
        </w:rPr>
        <w:lastRenderedPageBreak/>
        <w:t>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p w14:paraId="750170C8" w14:textId="77777777" w:rsidR="001116C0" w:rsidRDefault="001116C0" w:rsidP="001116C0">
      <w:pPr>
        <w:spacing w:line="480" w:lineRule="auto"/>
        <w:rPr>
          <w:rFonts w:ascii="Times New Roman" w:hAnsi="Times New Roman" w:cs="Times New Roman"/>
          <w:lang w:eastAsia="zh-TW"/>
        </w:rPr>
      </w:pPr>
    </w:p>
    <w:p w14:paraId="5350AD21" w14:textId="73E5861E" w:rsidR="001116C0" w:rsidRDefault="007E0F84" w:rsidP="001116C0">
      <w:pPr>
        <w:spacing w:line="480" w:lineRule="auto"/>
        <w:rPr>
          <w:rFonts w:ascii="Times New Roman" w:hAnsi="Times New Roman" w:cs="Times New Roman"/>
          <w:lang w:eastAsia="zh-TW"/>
        </w:rPr>
      </w:pPr>
      <w:ins w:id="44" w:author="Microsoft Office 使用者" w:date="2017-09-02T09:48:00Z">
        <w:r>
          <w:rPr>
            <w:rFonts w:ascii="Times New Roman" w:hAnsi="Times New Roman" w:cs="Times New Roman"/>
            <w:lang w:eastAsia="zh-TW"/>
          </w:rPr>
          <w:t>We report m</w:t>
        </w:r>
      </w:ins>
      <w:commentRangeStart w:id="45"/>
      <w:del w:id="46" w:author="Microsoft Office 使用者" w:date="2017-09-02T09:48:00Z">
        <w:r w:rsidR="001116C0" w:rsidDel="007E0F84">
          <w:rPr>
            <w:rFonts w:ascii="Times New Roman" w:hAnsi="Times New Roman" w:cs="Times New Roman"/>
            <w:lang w:eastAsia="zh-TW"/>
          </w:rPr>
          <w:delText>M</w:delText>
        </w:r>
      </w:del>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del w:id="47" w:author="Microsoft Office 使用者" w:date="2017-09-02T09:48:00Z">
        <w:r w:rsidR="001116C0" w:rsidDel="007E0F84">
          <w:rPr>
            <w:rFonts w:ascii="Times New Roman" w:hAnsi="Times New Roman" w:cs="Times New Roman"/>
            <w:lang w:eastAsia="zh-TW"/>
          </w:rPr>
          <w:delText xml:space="preserve"> in simulations are shown in</w:delText>
        </w:r>
      </w:del>
      <w:r w:rsidR="001116C0">
        <w:rPr>
          <w:rFonts w:ascii="Times New Roman" w:hAnsi="Times New Roman" w:cs="Times New Roman"/>
          <w:lang w:eastAsia="zh-TW"/>
        </w:rPr>
        <w:t xml:space="preserve"> </w:t>
      </w:r>
      <w:ins w:id="48"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49" w:author="Microsoft Office 使用者" w:date="2017-09-02T09:48:00Z">
        <w:r>
          <w:rPr>
            <w:rFonts w:ascii="Times New Roman" w:hAnsi="Times New Roman" w:cs="Times New Roman"/>
            <w:lang w:eastAsia="zh-TW"/>
          </w:rPr>
          <w:t xml:space="preserve">ure </w:t>
        </w:r>
      </w:ins>
      <w:del w:id="50" w:author="Microsoft Office 使用者" w:date="2017-09-02T09:48:00Z">
        <w:r w:rsidR="001116C0" w:rsidDel="007E0F84">
          <w:rPr>
            <w:rFonts w:ascii="Times New Roman" w:hAnsi="Times New Roman" w:cs="Times New Roman"/>
            <w:lang w:eastAsia="zh-TW"/>
          </w:rPr>
          <w:delText>.</w:delText>
        </w:r>
      </w:del>
      <w:r w:rsidR="001116C0">
        <w:rPr>
          <w:rFonts w:ascii="Times New Roman" w:hAnsi="Times New Roman" w:cs="Times New Roman"/>
          <w:lang w:eastAsia="zh-TW"/>
        </w:rPr>
        <w:t xml:space="preserve">3; </w:t>
      </w:r>
      <w:commentRangeEnd w:id="45"/>
      <w:r w:rsidR="001116C0">
        <w:rPr>
          <w:rStyle w:val="a6"/>
        </w:rPr>
        <w:commentReference w:id="45"/>
      </w:r>
      <w:r w:rsidR="001116C0">
        <w:rPr>
          <w:rFonts w:ascii="Times New Roman" w:hAnsi="Times New Roman" w:cs="Times New Roman"/>
          <w:lang w:eastAsia="zh-TW"/>
        </w:rPr>
        <w:t xml:space="preserve">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caption: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7777777"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(=exp(</w:t>
      </w:r>
      <w:proofErr w:type="gramStart"/>
      <w:r w:rsidRPr="00A54453">
        <w:rPr>
          <w:rFonts w:ascii="Times New Roman" w:hAnsi="Times New Roman" w:cs="Times New Roman"/>
          <w:lang w:eastAsia="zh-TW"/>
        </w:rPr>
        <w:t>log(</w:t>
      </w:r>
      <w:proofErr w:type="gramEnd"/>
      <w:r w:rsidRPr="00A54453">
        <w:rPr>
          <w:rFonts w:ascii="Times New Roman" w:hAnsi="Times New Roman" w:cs="Times New Roman"/>
          <w:lang w:eastAsia="zh-TW"/>
        </w:rPr>
        <w:t>100) + log(0.13))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675 simulations that 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 g to 10,707,208 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51" w:author="Microsoft Office 使用者" w:date="2017-09-02T09:46:00Z">
        <w:r w:rsidR="007E0F84">
          <w:rPr>
            <w:rFonts w:ascii="Times New Roman" w:hAnsi="Times New Roman" w:cs="Times New Roman"/>
          </w:rPr>
          <w:t xml:space="preserve"> (see</w:t>
        </w:r>
      </w:ins>
      <w:del w:id="52"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53"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54"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commentRangeStart w:id="55"/>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commentRangeEnd w:id="55"/>
      <w:r>
        <w:rPr>
          <w:rStyle w:val="a6"/>
        </w:rPr>
        <w:commentReference w:id="55"/>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63E85D6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56"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lastRenderedPageBreak/>
        <w:t>Nicotiana</w:t>
      </w:r>
      <w:r>
        <w:rPr>
          <w:rFonts w:ascii="Times New Roman" w:hAnsi="Times New Roman" w:cs="Times New Roman"/>
        </w:rPr>
        <w:t xml:space="preserve">, the best model (with 0.452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57"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58"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59"/>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59"/>
      <w:r w:rsidR="00545EE2">
        <w:rPr>
          <w:rStyle w:val="a6"/>
        </w:rPr>
        <w:commentReference w:id="59"/>
      </w:r>
    </w:p>
    <w:p w14:paraId="4A9F5C28" w14:textId="77777777" w:rsidR="001116C0" w:rsidRDefault="001116C0" w:rsidP="001116C0">
      <w:pPr>
        <w:spacing w:line="480" w:lineRule="auto"/>
        <w:rPr>
          <w:rFonts w:ascii="Times New Roman" w:hAnsi="Times New Roman" w:cs="Times New Roman"/>
        </w:rPr>
      </w:pPr>
    </w:p>
    <w:p w14:paraId="5E9F4558" w14:textId="2A68BE77"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r>
          <w:rPr>
            <w:rFonts w:ascii="Cambria Math" w:hAnsi="Cambria Math" w:cs="Times New Roman"/>
          </w:rPr>
          <m:t>w=</m:t>
        </m:r>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60" w:author="Microsoft Office 使用者" w:date="2017-09-02T09:53:00Z">
        <w:r w:rsidR="00545EE2">
          <w:rPr>
            <w:rFonts w:ascii="Times New Roman" w:hAnsi="Times New Roman" w:cs="Times New Roman"/>
            <w:lang w:eastAsia="zh-TW"/>
          </w:rPr>
          <w:t xml:space="preserve">Pen is the penalty defined by </w:t>
        </w:r>
      </w:ins>
      <w:ins w:id="61" w:author="Microsoft Office 使用者" w:date="2017-09-02T09:54:00Z">
        <w:r w:rsidR="00545EE2">
          <w:rPr>
            <w:rFonts w:ascii="Times New Roman" w:hAnsi="Times New Roman" w:cs="Times New Roman"/>
          </w:rPr>
          <w:t>10 log likelihood units plus the Euclidean distance between the</w:t>
        </w:r>
        <w:r w:rsidR="00545EE2">
          <w:rPr>
            <w:rFonts w:ascii="Times New Roman" w:hAnsi="Times New Roman" w:cs="Times New Roman"/>
          </w:rPr>
          <w:t xml:space="preserve"> original and adjusted </w:t>
        </w:r>
        <w:r w:rsidR="00545EE2">
          <w:rPr>
            <w:rFonts w:ascii="Times New Roman" w:hAnsi="Times New Roman" w:cs="Times New Roman"/>
          </w:rPr>
          <w:lastRenderedPageBreak/>
          <w:t>matrices</w:t>
        </w:r>
      </w:ins>
      <w:ins w:id="62"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63"/>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RPr="00A54453" w:rsidDel="00A76491" w:rsidRDefault="001116C0" w:rsidP="001116C0">
      <w:pPr>
        <w:spacing w:line="480" w:lineRule="auto"/>
        <w:ind w:right="396"/>
        <w:rPr>
          <w:del w:id="64" w:author="Microsoft Office 使用者" w:date="2017-09-02T10:03:00Z"/>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63"/>
      <w:r>
        <w:rPr>
          <w:rStyle w:val="a6"/>
        </w:rPr>
        <w:commentReference w:id="63"/>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31C76ABD" w14:textId="77777777" w:rsidR="001116C0" w:rsidRPr="00A54453" w:rsidDel="00F91D72" w:rsidRDefault="001116C0" w:rsidP="001116C0">
      <w:pPr>
        <w:spacing w:line="480" w:lineRule="auto"/>
        <w:rPr>
          <w:del w:id="65"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66"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67" w:author="Microsoft Office 使用者" w:date="2017-09-02T10:03:00Z"/>
          <w:rFonts w:ascii="Times New Roman" w:hAnsi="Times New Roman" w:cs="Times New Roman"/>
          <w:i/>
          <w:lang w:eastAsia="zh-TW"/>
        </w:rPr>
      </w:pPr>
    </w:p>
    <w:p w14:paraId="42EA016F" w14:textId="77777777" w:rsidR="001116C0" w:rsidRPr="00A54453" w:rsidRDefault="001116C0" w:rsidP="00A76491">
      <w:pPr>
        <w:spacing w:line="480" w:lineRule="auto"/>
        <w:ind w:right="396"/>
        <w:rPr>
          <w:rFonts w:ascii="Times New Roman" w:hAnsi="Times New Roman" w:cs="Times New Roman"/>
          <w:i/>
          <w:lang w:eastAsia="zh-TW"/>
        </w:rPr>
        <w:pPrChange w:id="68"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69" w:author="Microsoft Office 使用者" w:date="2017-09-02T09:55:00Z">
        <w:r w:rsidDel="007D7E70">
          <w:rPr>
            <w:rFonts w:ascii="Times New Roman" w:hAnsi="Times New Roman" w:cs="Times New Roman"/>
          </w:rPr>
          <w:delText xml:space="preserve"> can</w:delText>
        </w:r>
      </w:del>
      <w:del w:id="70" w:author="Microsoft Office 使用者" w:date="2017-09-02T09:56:00Z">
        <w:r w:rsidDel="007D7E70">
          <w:rPr>
            <w:rFonts w:ascii="Times New Roman" w:hAnsi="Times New Roman" w:cs="Times New Roman"/>
          </w:rPr>
          <w:delText xml:space="preserve"> now</w:delText>
        </w:r>
      </w:del>
      <w:ins w:id="71"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 </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 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72"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73"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74"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rsidP="001A37F4">
      <w:pPr>
        <w:spacing w:line="480" w:lineRule="auto"/>
        <w:rPr>
          <w:del w:id="75" w:author="Microsoft Office 使用者" w:date="2017-09-02T10:05:00Z"/>
          <w:rFonts w:ascii="Times New Roman" w:hAnsi="Times New Roman" w:cs="Times New Roman"/>
          <w:lang w:eastAsia="zh-TW"/>
        </w:rPr>
        <w:pPrChange w:id="76" w:author="Microsoft Office 使用者" w:date="2017-09-02T10:05:00Z">
          <w:pPr>
            <w:spacing w:line="480" w:lineRule="auto"/>
            <w:jc w:val="center"/>
          </w:pPr>
        </w:pPrChange>
      </w:pPr>
    </w:p>
    <w:p w14:paraId="08FE618C" w14:textId="77777777" w:rsidR="001A37F4" w:rsidRDefault="001A37F4" w:rsidP="001116C0">
      <w:pPr>
        <w:spacing w:line="480" w:lineRule="auto"/>
        <w:rPr>
          <w:ins w:id="77" w:author="Microsoft Office 使用者" w:date="2017-09-02T10:05:00Z"/>
          <w:rFonts w:ascii="Times New Roman" w:hAnsi="Times New Roman" w:cs="Times New Roman"/>
          <w:lang w:eastAsia="zh-TW"/>
        </w:rPr>
      </w:pPr>
    </w:p>
    <w:p w14:paraId="4FCA4F76" w14:textId="77777777" w:rsidR="001116C0" w:rsidRDefault="001116C0" w:rsidP="001A37F4">
      <w:pPr>
        <w:spacing w:line="480" w:lineRule="auto"/>
        <w:rPr>
          <w:rFonts w:ascii="Times New Roman" w:hAnsi="Times New Roman" w:cs="Times New Roman"/>
          <w:lang w:eastAsia="zh-TW"/>
        </w:rPr>
        <w:pPrChange w:id="78"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79"/>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79"/>
      <w:r>
        <w:rPr>
          <w:rStyle w:val="a6"/>
        </w:rPr>
        <w:commentReference w:id="79"/>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a6"/>
        </w:rPr>
        <w:commentReference w:id="80"/>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RDefault="001116C0" w:rsidP="001116C0">
      <w:pPr>
        <w:spacing w:line="480" w:lineRule="auto"/>
        <w:rPr>
          <w:rFonts w:ascii="Times New Roman" w:hAnsi="Times New Roman" w:cs="Times New Roman"/>
          <w:lang w:eastAsia="zh-TW"/>
        </w:rPr>
      </w:pPr>
    </w:p>
    <w:p w14:paraId="6A02065F" w14:textId="77777777" w:rsidR="001116C0" w:rsidRDefault="001116C0" w:rsidP="001116C0">
      <w:pPr>
        <w:spacing w:line="480" w:lineRule="auto"/>
        <w:rPr>
          <w:ins w:id="81" w:author="Microsoft Office 使用者" w:date="2017-09-02T10:06:00Z"/>
          <w:rFonts w:ascii="Times New Roman" w:hAnsi="Times New Roman" w:cs="Times New Roman"/>
          <w:lang w:eastAsia="zh-TW"/>
        </w:rPr>
      </w:pPr>
    </w:p>
    <w:p w14:paraId="3F52E24D" w14:textId="77777777" w:rsidR="0056660D" w:rsidRDefault="0056660D" w:rsidP="001116C0">
      <w:pPr>
        <w:spacing w:line="480" w:lineRule="auto"/>
        <w:rPr>
          <w:ins w:id="82" w:author="Microsoft Office 使用者" w:date="2017-09-02T10:06:00Z"/>
          <w:rFonts w:ascii="Times New Roman" w:hAnsi="Times New Roman" w:cs="Times New Roman"/>
          <w:lang w:eastAsia="zh-TW"/>
        </w:rPr>
      </w:pPr>
    </w:p>
    <w:p w14:paraId="73E5730B" w14:textId="77777777" w:rsidR="0056660D" w:rsidRDefault="0056660D" w:rsidP="001116C0">
      <w:pPr>
        <w:spacing w:line="480" w:lineRule="auto"/>
        <w:rPr>
          <w:ins w:id="83" w:author="Microsoft Office 使用者" w:date="2017-09-02T10:06: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lastRenderedPageBreak/>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84" w:author="Microsoft Office 使用者" w:date="2017-09-02T10:06:00Z"/>
          <w:rFonts w:ascii="Times New Roman" w:hAnsi="Times New Roman" w:cs="Times New Roman"/>
        </w:rPr>
      </w:pPr>
      <w:del w:id="85" w:author="Microsoft Office 使用者" w:date="2017-09-02T10:06:00Z">
        <w:r w:rsidRPr="00275104" w:rsidDel="0056660D">
          <w:rPr>
            <w:rFonts w:ascii="Times New Roman" w:hAnsi="Times New Roman" w:cs="Times New Roman"/>
          </w:rPr>
          <w:delText>A</w:delText>
        </w:r>
      </w:del>
      <w:moveToRangeStart w:id="86" w:author="Microsoft Office 使用者" w:date="2017-09-02T10:06:00Z" w:name="move492110139"/>
      <w:moveTo w:id="87" w:author="Microsoft Office 使用者" w:date="2017-09-02T10:06:00Z">
        <w:r w:rsidR="0056660D" w:rsidRPr="00227EE6">
          <w:rPr>
            <w:rFonts w:ascii="Times New Roman" w:hAnsi="Times New Roman" w:cs="Times New Roman"/>
          </w:rPr>
          <w:t>Ainouche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Parisod C.</w:t>
        </w:r>
        <w:r w:rsidR="0056660D">
          <w:rPr>
            <w:rFonts w:ascii="Times New Roman" w:hAnsi="Times New Roman" w:cs="Times New Roman"/>
          </w:rPr>
          <w:t>,</w:t>
        </w:r>
        <w:r w:rsidR="0056660D" w:rsidRPr="00227EE6">
          <w:rPr>
            <w:rFonts w:ascii="Times New Roman" w:hAnsi="Times New Roman" w:cs="Times New Roman"/>
          </w:rPr>
          <w:t xml:space="preserve"> Grandbastien M.-A.</w:t>
        </w:r>
        <w:r w:rsidR="0056660D">
          <w:rPr>
            <w:rFonts w:ascii="Times New Roman" w:hAnsi="Times New Roman" w:cs="Times New Roman"/>
          </w:rPr>
          <w:t>,</w:t>
        </w:r>
        <w:r w:rsidR="0056660D" w:rsidRPr="00227EE6">
          <w:rPr>
            <w:rFonts w:ascii="Times New Roman" w:hAnsi="Times New Roman" w:cs="Times New Roman"/>
          </w:rPr>
          <w:t xml:space="preserve"> Fukunaga, K.</w:t>
        </w:r>
        <w:r w:rsidR="0056660D">
          <w:rPr>
            <w:rFonts w:ascii="Times New Roman" w:hAnsi="Times New Roman" w:cs="Times New Roman"/>
          </w:rPr>
          <w:t>,</w:t>
        </w:r>
        <w:r w:rsidR="0056660D" w:rsidRPr="00227EE6">
          <w:rPr>
            <w:rFonts w:ascii="Times New Roman" w:hAnsi="Times New Roman" w:cs="Times New Roman"/>
          </w:rPr>
          <w:t xml:space="preserve"> Ricou M.</w:t>
        </w:r>
        <w:r w:rsidR="0056660D">
          <w:rPr>
            <w:rFonts w:ascii="Times New Roman" w:hAnsi="Times New Roman" w:cs="Times New Roman"/>
          </w:rPr>
          <w:t>,</w:t>
        </w:r>
        <w:r w:rsidR="0056660D" w:rsidRPr="00227EE6">
          <w:rPr>
            <w:rFonts w:ascii="Times New Roman" w:hAnsi="Times New Roman" w:cs="Times New Roman"/>
          </w:rPr>
          <w:t xml:space="preserve"> Misset M.-T. 2008. </w:t>
        </w:r>
        <w:r w:rsidR="0056660D">
          <w:rPr>
            <w:rFonts w:ascii="Times New Roman" w:hAnsi="Times New Roman" w:cs="Times New Roman"/>
          </w:rPr>
          <w:t xml:space="preserve"> </w:t>
        </w:r>
        <w:r w:rsidR="0056660D" w:rsidRPr="00227EE6">
          <w:rPr>
            <w:rFonts w:ascii="Times New Roman" w:hAnsi="Times New Roman" w:cs="Times New Roman"/>
          </w:rPr>
          <w:t>Hybridization, polyploidy and invasion: Lessons from Spartina (Poaceae).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86"/>
    <w:p w14:paraId="24DABE34" w14:textId="77777777" w:rsidR="0056660D" w:rsidRDefault="0056660D" w:rsidP="0056660D">
      <w:pPr>
        <w:spacing w:line="480" w:lineRule="auto"/>
        <w:ind w:left="360" w:hanging="360"/>
        <w:outlineLvl w:val="0"/>
        <w:rPr>
          <w:ins w:id="88" w:author="Microsoft Office 使用者" w:date="2017-09-02T10:06:00Z"/>
          <w:rFonts w:ascii="Times New Roman" w:hAnsi="Times New Roman" w:cs="Times New Roman"/>
        </w:rPr>
      </w:pPr>
    </w:p>
    <w:p w14:paraId="0A6AC511" w14:textId="5FFBAB11" w:rsidR="00275104" w:rsidRDefault="0056660D" w:rsidP="001116C0">
      <w:pPr>
        <w:spacing w:line="480" w:lineRule="auto"/>
        <w:ind w:left="360" w:hanging="360"/>
        <w:outlineLvl w:val="0"/>
        <w:rPr>
          <w:rFonts w:ascii="Times New Roman" w:hAnsi="Times New Roman" w:cs="Times New Roman"/>
        </w:rPr>
      </w:pPr>
      <w:ins w:id="89" w:author="Microsoft Office 使用者" w:date="2017-09-02T10:06:00Z">
        <w:r>
          <w:rPr>
            <w:rFonts w:ascii="Times New Roman" w:hAnsi="Times New Roman" w:cs="Times New Roman"/>
          </w:rPr>
          <w:t>A</w:t>
        </w:r>
      </w:ins>
      <w:r w:rsidR="00275104" w:rsidRPr="00275104">
        <w:rPr>
          <w:rFonts w:ascii="Times New Roman" w:hAnsi="Times New Roman" w:cs="Times New Roman"/>
        </w:rPr>
        <w:t>rdia, D., Boudt,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​DE-optim​:​ An Application to Non-Convex Portfolio Optimization.​ ​The R Journal, 3(1), 27-34.</w:t>
      </w:r>
    </w:p>
    <w:p w14:paraId="15449836" w14:textId="5F1274D9" w:rsidR="001116C0" w:rsidDel="0056660D" w:rsidRDefault="001116C0" w:rsidP="001116C0">
      <w:pPr>
        <w:spacing w:line="480" w:lineRule="auto"/>
        <w:ind w:left="360" w:hanging="360"/>
        <w:outlineLvl w:val="0"/>
        <w:rPr>
          <w:rFonts w:ascii="Times New Roman" w:hAnsi="Times New Roman" w:cs="Times New Roman"/>
        </w:rPr>
      </w:pPr>
      <w:moveFromRangeStart w:id="90" w:author="Microsoft Office 使用者" w:date="2017-09-02T10:06:00Z" w:name="move492110139"/>
      <w:moveFrom w:id="91"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90"/>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w:t>
      </w:r>
      <w:proofErr w:type="gramStart"/>
      <w:r>
        <w:rPr>
          <w:rFonts w:ascii="Times New Roman" w:hAnsi="Times New Roman" w:cs="Times New Roman"/>
        </w:rPr>
        <w:t>S.,</w:t>
      </w:r>
      <w:r w:rsidRPr="00EA6619">
        <w:rPr>
          <w:rFonts w:ascii="Times New Roman" w:hAnsi="Times New Roman" w:cs="Times New Roman"/>
        </w:rPr>
        <w:t>Kaj</w:t>
      </w:r>
      <w:proofErr w:type="gramEnd"/>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0CDA4EA9" w14:textId="321DE1EA" w:rsidR="005D7A3C" w:rsidRDefault="005D7A3C" w:rsidP="001116C0">
      <w:pPr>
        <w:spacing w:line="480" w:lineRule="auto"/>
        <w:ind w:left="360" w:hanging="360"/>
        <w:rPr>
          <w:ins w:id="92" w:author="Microsoft Office 使用者" w:date="2017-09-02T09:15:00Z"/>
          <w:rFonts w:ascii="Times New Roman" w:hAnsi="Times New Roman" w:cs="Times New Roman"/>
        </w:rPr>
      </w:pPr>
      <w:ins w:id="93" w:author="Microsoft Office 使用者" w:date="2017-09-02T09:15:00Z">
        <w:r>
          <w:rPr>
            <w:rFonts w:ascii="Times New Roman" w:hAnsi="Times New Roman" w:cs="Times New Roman"/>
          </w:rPr>
          <w:t>Bates D. and Macheler</w:t>
        </w:r>
      </w:ins>
      <w:ins w:id="94"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95"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96"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97" w:author="Microsoft Office 使用者" w:date="2017-09-02T09:17:00Z">
        <w:r>
          <w:rPr>
            <w:rFonts w:ascii="Times New Roman" w:hAnsi="Times New Roman" w:cs="Times New Roman"/>
          </w:rPr>
          <w:t xml:space="preserve">1.2-11. Available: </w:t>
        </w:r>
      </w:ins>
      <w:ins w:id="98"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Karsch-Mizrachi L., Lipman D.J., Ostell J., and Wheeler D.L. 2005. GenBank.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Del="0003388A" w:rsidRDefault="001116C0" w:rsidP="001116C0">
      <w:pPr>
        <w:tabs>
          <w:tab w:val="left" w:pos="2843"/>
        </w:tabs>
        <w:spacing w:line="480" w:lineRule="auto"/>
        <w:ind w:left="360" w:hanging="360"/>
        <w:rPr>
          <w:del w:id="99" w:author="Microsoft Office 使用者" w:date="2017-09-02T10:08:00Z"/>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rsidP="0003388A">
      <w:pPr>
        <w:tabs>
          <w:tab w:val="left" w:pos="2843"/>
        </w:tabs>
        <w:spacing w:line="480" w:lineRule="auto"/>
        <w:ind w:left="360" w:hanging="360"/>
        <w:rPr>
          <w:rFonts w:ascii="Times New Roman" w:hAnsi="Times New Roman" w:cs="Times New Roman"/>
        </w:rPr>
        <w:pPrChange w:id="100"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Revell L.J. 2012. phytools: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and other things). Methods Evol. Evol.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101"/>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101"/>
      <w:r>
        <w:rPr>
          <w:rStyle w:val="a6"/>
        </w:rPr>
        <w:commentReference w:id="101"/>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bookmarkStart w:id="102" w:name="_GoBack"/>
      <w:bookmarkEnd w:id="102"/>
    </w:p>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Microsoft Office 使用者" w:date="2016-08-22T09:59:00Z" w:initials="Office">
    <w:p w14:paraId="04E99E09" w14:textId="77777777" w:rsidR="00A27433" w:rsidRDefault="00A27433" w:rsidP="001116C0">
      <w:pPr>
        <w:pStyle w:val="a4"/>
      </w:pPr>
      <w:r>
        <w:rPr>
          <w:rStyle w:val="a6"/>
        </w:rPr>
        <w:annotationRef/>
      </w:r>
    </w:p>
  </w:comment>
  <w:comment w:id="37" w:author="Tony Jhwueng" w:date="2017-08-10T11:50:00Z" w:initials="TJ">
    <w:p w14:paraId="17A4B1BD" w14:textId="77777777" w:rsidR="00A27433" w:rsidRPr="0026122C" w:rsidRDefault="00A27433"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A27433" w:rsidRPr="0026122C" w:rsidRDefault="00A27433" w:rsidP="001116C0">
      <w:pPr>
        <w:shd w:val="clear" w:color="auto" w:fill="FFFFFF"/>
        <w:rPr>
          <w:rFonts w:ascii="Arial" w:eastAsia="Times New Roman" w:hAnsi="Arial" w:cs="Arial"/>
          <w:color w:val="222222"/>
          <w:sz w:val="19"/>
          <w:szCs w:val="19"/>
          <w:lang w:eastAsia="en-US"/>
        </w:rPr>
      </w:pPr>
    </w:p>
    <w:p w14:paraId="49CA357F" w14:textId="77777777" w:rsidR="00A27433" w:rsidRPr="0026122C" w:rsidRDefault="00A2743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A27433" w:rsidRPr="0026122C" w:rsidRDefault="00A27433" w:rsidP="001116C0">
      <w:pPr>
        <w:shd w:val="clear" w:color="auto" w:fill="FFFFFF"/>
        <w:rPr>
          <w:rFonts w:ascii="Arial" w:eastAsia="Times New Roman" w:hAnsi="Arial" w:cs="Arial"/>
          <w:color w:val="222222"/>
          <w:sz w:val="19"/>
          <w:szCs w:val="19"/>
          <w:lang w:eastAsia="en-US"/>
        </w:rPr>
      </w:pPr>
    </w:p>
    <w:p w14:paraId="7324A8A2" w14:textId="77777777" w:rsidR="00A27433" w:rsidRPr="0026122C" w:rsidRDefault="00A2743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A27433" w:rsidRPr="0026122C" w:rsidRDefault="00A27433" w:rsidP="001116C0">
      <w:pPr>
        <w:shd w:val="clear" w:color="auto" w:fill="FFFFFF"/>
        <w:rPr>
          <w:rFonts w:ascii="Arial" w:eastAsia="Times New Roman" w:hAnsi="Arial" w:cs="Arial"/>
          <w:color w:val="222222"/>
          <w:sz w:val="19"/>
          <w:szCs w:val="19"/>
          <w:lang w:eastAsia="en-US"/>
        </w:rPr>
      </w:pPr>
    </w:p>
    <w:p w14:paraId="4C0B4AD6" w14:textId="77777777" w:rsidR="00A27433" w:rsidRPr="0026122C" w:rsidRDefault="00A2743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A27433" w:rsidRPr="0026122C" w:rsidRDefault="00A27433" w:rsidP="001116C0">
      <w:pPr>
        <w:shd w:val="clear" w:color="auto" w:fill="FFFFFF"/>
        <w:rPr>
          <w:rFonts w:ascii="Arial" w:eastAsia="Times New Roman" w:hAnsi="Arial" w:cs="Arial"/>
          <w:color w:val="222222"/>
          <w:sz w:val="19"/>
          <w:szCs w:val="19"/>
          <w:lang w:eastAsia="en-US"/>
        </w:rPr>
      </w:pPr>
    </w:p>
    <w:p w14:paraId="69031A33" w14:textId="77777777" w:rsidR="00A27433" w:rsidRPr="0026122C" w:rsidRDefault="00A2743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A27433" w:rsidRDefault="00A27433" w:rsidP="001116C0">
      <w:pPr>
        <w:pStyle w:val="a4"/>
      </w:pPr>
    </w:p>
  </w:comment>
  <w:comment w:id="38" w:author="Tony Jhwueng" w:date="2015-11-02T10:02:00Z" w:initials="TJ">
    <w:p w14:paraId="234350E5" w14:textId="5F50B4CC" w:rsidR="00A27433" w:rsidRDefault="00A27433" w:rsidP="001116C0">
      <w:pPr>
        <w:pStyle w:val="a4"/>
      </w:pPr>
      <w:r>
        <w:rPr>
          <w:rStyle w:val="a6"/>
        </w:rPr>
        <w:annotationRef/>
      </w:r>
      <w:r>
        <w:t xml:space="preserve">Editor’s comment 13) </w:t>
      </w:r>
      <w:r w:rsidR="00CD3446">
        <w:t xml:space="preserve">Brian, cold you please help for response in the </w:t>
      </w:r>
      <w:proofErr w:type="gramStart"/>
      <w:r w:rsidR="00CD3446">
        <w:t>letter ?</w:t>
      </w:r>
      <w:proofErr w:type="gramEnd"/>
      <w:r w:rsidR="00CD3446">
        <w:t xml:space="preserve"> </w:t>
      </w:r>
    </w:p>
  </w:comment>
  <w:comment w:id="39" w:author="Tony Jhwueng" w:date="2015-11-02T10:06:00Z" w:initials="TJ">
    <w:p w14:paraId="68832DC4" w14:textId="77777777" w:rsidR="00A27433" w:rsidRDefault="00A27433" w:rsidP="001116C0">
      <w:pPr>
        <w:pStyle w:val="a4"/>
      </w:pPr>
      <w:r>
        <w:rPr>
          <w:rStyle w:val="a6"/>
        </w:rPr>
        <w:annotationRef/>
      </w:r>
      <w:r>
        <w:t>Editor’s comment 14). The Editor probably asked us to analyze data that is not of ratio(proportional) type.</w:t>
      </w:r>
    </w:p>
  </w:comment>
  <w:comment w:id="40" w:author="Tony Jhwueng" w:date="2015-11-02T10:26:00Z" w:initials="TJ">
    <w:p w14:paraId="0B7FAA79" w14:textId="77777777" w:rsidR="00A27433" w:rsidRDefault="00A27433" w:rsidP="001116C0">
      <w:pPr>
        <w:pStyle w:val="a4"/>
      </w:pPr>
      <w:r>
        <w:rPr>
          <w:rStyle w:val="a6"/>
        </w:rPr>
        <w:annotationRef/>
      </w:r>
      <w:r>
        <w:t xml:space="preserve">Editor’s comment 15). He suggested not to start sentences with clause.  </w:t>
      </w:r>
    </w:p>
  </w:comment>
  <w:comment w:id="41" w:author="Microsoft Office 使用者" w:date="2016-08-22T10:38:00Z" w:initials="Office">
    <w:p w14:paraId="3BBB9782" w14:textId="77777777" w:rsidR="00A27433" w:rsidRDefault="00A27433" w:rsidP="001116C0">
      <w:pPr>
        <w:pStyle w:val="a4"/>
      </w:pPr>
      <w:r>
        <w:rPr>
          <w:rStyle w:val="a6"/>
        </w:rPr>
        <w:annotationRef/>
      </w:r>
      <w:r>
        <w:t xml:space="preserve">Now we probably can see a better performance after using the updated code. </w:t>
      </w:r>
    </w:p>
  </w:comment>
  <w:comment w:id="45" w:author="Tony Jhwueng" w:date="2015-11-02T10:22:00Z" w:initials="TJ">
    <w:p w14:paraId="26B02EDE" w14:textId="77777777" w:rsidR="00A27433" w:rsidRDefault="00A27433" w:rsidP="001116C0">
      <w:pPr>
        <w:pStyle w:val="a4"/>
      </w:pPr>
      <w:r>
        <w:rPr>
          <w:rStyle w:val="a6"/>
        </w:rPr>
        <w:annotationRef/>
      </w:r>
      <w:r>
        <w:t xml:space="preserve">Editor’s comment 17) with 15). He would prefer to </w:t>
      </w:r>
    </w:p>
  </w:comment>
  <w:comment w:id="55" w:author="Microsoft Office User" w:date="2017-08-10T13:16:00Z" w:initials="Office">
    <w:p w14:paraId="5002CFEB" w14:textId="77777777" w:rsidR="00A27433" w:rsidRDefault="00A27433" w:rsidP="001116C0">
      <w:pPr>
        <w:pStyle w:val="a4"/>
      </w:pPr>
      <w:r>
        <w:rPr>
          <w:rStyle w:val="a6"/>
        </w:rPr>
        <w:annotationRef/>
      </w:r>
      <w:r>
        <w:t>Update</w:t>
      </w:r>
    </w:p>
  </w:comment>
  <w:comment w:id="59" w:author="Microsoft Office 使用者" w:date="2017-09-02T09:52:00Z" w:initials="Office">
    <w:p w14:paraId="5E31C9F8" w14:textId="4A053E68" w:rsidR="00545EE2" w:rsidRDefault="00545EE2">
      <w:pPr>
        <w:pStyle w:val="a4"/>
      </w:pPr>
      <w:r>
        <w:rPr>
          <w:rStyle w:val="a6"/>
        </w:rPr>
        <w:annotationRef/>
      </w:r>
      <w:r>
        <w:t>Need update with penalty column</w:t>
      </w:r>
    </w:p>
  </w:comment>
  <w:comment w:id="63" w:author="Microsoft Office User" w:date="2017-08-22T11:44:00Z" w:initials="Office">
    <w:p w14:paraId="16EF38F9" w14:textId="3AD37213" w:rsidR="00A27433" w:rsidRDefault="00A27433" w:rsidP="001116C0">
      <w:pPr>
        <w:pStyle w:val="a4"/>
      </w:pPr>
      <w:r>
        <w:rPr>
          <w:rStyle w:val="a6"/>
        </w:rPr>
        <w:annotationRef/>
      </w:r>
      <w:r w:rsidR="0036013B">
        <w:t xml:space="preserve">Need replaced with latest one. </w:t>
      </w:r>
    </w:p>
  </w:comment>
  <w:comment w:id="79" w:author="Tony Jhwueng" w:date="2017-08-10T11:55:00Z" w:initials="TJ">
    <w:p w14:paraId="726970AF" w14:textId="77777777" w:rsidR="00A27433" w:rsidRDefault="00A27433" w:rsidP="001116C0">
      <w:pPr>
        <w:pStyle w:val="a4"/>
      </w:pPr>
      <w:r>
        <w:rPr>
          <w:rStyle w:val="a6"/>
        </w:rPr>
        <w:annotationRef/>
      </w:r>
      <w:r w:rsidRPr="0026122C">
        <w:t>í,</w:t>
      </w:r>
    </w:p>
  </w:comment>
  <w:comment w:id="80" w:author="Microsoft Office User" w:date="2017-08-07T15:46:00Z" w:initials="Office">
    <w:p w14:paraId="5214EDAC" w14:textId="77777777" w:rsidR="00A27433" w:rsidRDefault="00A27433" w:rsidP="001116C0">
      <w:pPr>
        <w:pStyle w:val="a4"/>
      </w:pPr>
      <w:r>
        <w:rPr>
          <w:rStyle w:val="a6"/>
        </w:rPr>
        <w:annotationRef/>
      </w:r>
      <w:r>
        <w:t>Cite Cecile’s phylonetworks</w:t>
      </w:r>
    </w:p>
  </w:comment>
  <w:comment w:id="101" w:author="Tony Jhwueng" w:date="2017-08-10T11:59:00Z" w:initials="TJ">
    <w:p w14:paraId="07EEC252" w14:textId="77777777" w:rsidR="00A27433" w:rsidRDefault="00A27433"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99E09" w15:done="0"/>
  <w15:commentEx w15:paraId="371106EC" w15:done="0"/>
  <w15:commentEx w15:paraId="234350E5" w15:done="0"/>
  <w15:commentEx w15:paraId="68832DC4" w15:done="0"/>
  <w15:commentEx w15:paraId="0B7FAA79" w15:done="0"/>
  <w15:commentEx w15:paraId="3BBB9782" w15:done="0"/>
  <w15:commentEx w15:paraId="26B02EDE" w15:done="0"/>
  <w15:commentEx w15:paraId="5002CFEB" w15:done="0"/>
  <w15:commentEx w15:paraId="5E31C9F8" w15:done="0"/>
  <w15:commentEx w15:paraId="16EF38F9"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A24A8" w14:textId="77777777" w:rsidR="008026E1" w:rsidRDefault="008026E1">
      <w:r>
        <w:separator/>
      </w:r>
    </w:p>
  </w:endnote>
  <w:endnote w:type="continuationSeparator" w:id="0">
    <w:p w14:paraId="7C8775B8" w14:textId="77777777" w:rsidR="008026E1" w:rsidRDefault="00802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A27433" w:rsidRDefault="00A27433">
        <w:pPr>
          <w:jc w:val="center"/>
        </w:pPr>
        <w:r>
          <w:fldChar w:fldCharType="begin"/>
        </w:r>
        <w:r>
          <w:instrText xml:space="preserve"> PAGE   \* MERGEFORMAT </w:instrText>
        </w:r>
        <w:r>
          <w:fldChar w:fldCharType="separate"/>
        </w:r>
        <w:r w:rsidR="0003388A">
          <w:rPr>
            <w:noProof/>
          </w:rPr>
          <w:t>38</w:t>
        </w:r>
        <w:r>
          <w:rPr>
            <w:noProof/>
          </w:rPr>
          <w:fldChar w:fldCharType="end"/>
        </w:r>
      </w:p>
    </w:sdtContent>
  </w:sdt>
  <w:p w14:paraId="2DCE4AA1" w14:textId="77777777" w:rsidR="00A27433" w:rsidRDefault="00A2743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EEBD6" w14:textId="77777777" w:rsidR="008026E1" w:rsidRDefault="008026E1">
      <w:r>
        <w:separator/>
      </w:r>
    </w:p>
  </w:footnote>
  <w:footnote w:type="continuationSeparator" w:id="0">
    <w:p w14:paraId="3ED56A42" w14:textId="77777777" w:rsidR="008026E1" w:rsidRDefault="008026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6C0"/>
    <w:rsid w:val="000335AD"/>
    <w:rsid w:val="0003388A"/>
    <w:rsid w:val="00050B8F"/>
    <w:rsid w:val="00100AF4"/>
    <w:rsid w:val="001116C0"/>
    <w:rsid w:val="00116DA5"/>
    <w:rsid w:val="001409BD"/>
    <w:rsid w:val="001A37F4"/>
    <w:rsid w:val="00237120"/>
    <w:rsid w:val="00275104"/>
    <w:rsid w:val="002805C7"/>
    <w:rsid w:val="002E7E5D"/>
    <w:rsid w:val="0036013B"/>
    <w:rsid w:val="00486028"/>
    <w:rsid w:val="004D3403"/>
    <w:rsid w:val="005308B5"/>
    <w:rsid w:val="00545EE2"/>
    <w:rsid w:val="0056660D"/>
    <w:rsid w:val="005D3BCE"/>
    <w:rsid w:val="005D7A3C"/>
    <w:rsid w:val="006C22E4"/>
    <w:rsid w:val="00724CE9"/>
    <w:rsid w:val="0077221B"/>
    <w:rsid w:val="007D7E70"/>
    <w:rsid w:val="007E0F84"/>
    <w:rsid w:val="008026E1"/>
    <w:rsid w:val="00815417"/>
    <w:rsid w:val="008446A5"/>
    <w:rsid w:val="00860596"/>
    <w:rsid w:val="008872D1"/>
    <w:rsid w:val="00887BDA"/>
    <w:rsid w:val="008C5074"/>
    <w:rsid w:val="009561E2"/>
    <w:rsid w:val="00A27433"/>
    <w:rsid w:val="00A46913"/>
    <w:rsid w:val="00A76491"/>
    <w:rsid w:val="00A80626"/>
    <w:rsid w:val="00AD0C62"/>
    <w:rsid w:val="00B64248"/>
    <w:rsid w:val="00BB514A"/>
    <w:rsid w:val="00C0720D"/>
    <w:rsid w:val="00C450F9"/>
    <w:rsid w:val="00CD3446"/>
    <w:rsid w:val="00DF2A63"/>
    <w:rsid w:val="00E14F21"/>
    <w:rsid w:val="00E92FBC"/>
    <w:rsid w:val="00ED7E7F"/>
    <w:rsid w:val="00F13547"/>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99B4A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92"/>
    <w:rsid w:val="00657792"/>
    <w:rsid w:val="00D22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577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38</Pages>
  <Words>8946</Words>
  <Characters>50997</Characters>
  <Application>Microsoft Macintosh Word</Application>
  <DocSecurity>0</DocSecurity>
  <Lines>424</Lines>
  <Paragraphs>119</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59824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40</cp:revision>
  <dcterms:created xsi:type="dcterms:W3CDTF">2017-08-28T17:18:00Z</dcterms:created>
  <dcterms:modified xsi:type="dcterms:W3CDTF">2017-09-02T02:09:00Z</dcterms:modified>
</cp:coreProperties>
</file>