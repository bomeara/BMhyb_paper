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6CC0AF4"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w:t>
      </w:r>
      <w:del w:id="0" w:author="O'Meara, Brian C" w:date="2018-07-23T15:32:00Z">
        <w:r w:rsidRPr="00A54453" w:rsidDel="00A8424B">
          <w:rPr>
            <w:rFonts w:ascii="Times New Roman" w:hAnsi="Times New Roman" w:cs="Times New Roman"/>
          </w:rPr>
          <w:delText xml:space="preserve">as well as </w:delText>
        </w:r>
      </w:del>
      <w:r w:rsidRPr="00A54453">
        <w:rPr>
          <w:rFonts w:ascii="Times New Roman" w:hAnsi="Times New Roman" w:cs="Times New Roman"/>
        </w:rPr>
        <w:t xml:space="preserve">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6CC511FB"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ins w:id="1" w:author="O'Meara, Brian C" w:date="2018-07-23T15:31:00Z">
        <w:r w:rsidR="00A8424B">
          <w:rPr>
            <w:rFonts w:ascii="Times New Roman" w:eastAsia="DFKai-SB" w:hAnsi="Times New Roman" w:cs="Times New Roman"/>
            <w:lang w:eastAsia="zh-TW"/>
          </w:rPr>
          <w:t xml:space="preserve"> hybridization</w:t>
        </w:r>
      </w:ins>
      <w:r w:rsidRPr="00A54453">
        <w:rPr>
          <w:rFonts w:ascii="Times New Roman" w:eastAsia="DFKai-SB" w:hAnsi="Times New Roman" w:cs="Times New Roman"/>
          <w:lang w:eastAsia="zh-TW"/>
        </w:rPr>
        <w:t xml:space="preserve"> </w:t>
      </w:r>
      <w:ins w:id="2" w:author="O'Meara, Brian C" w:date="2018-07-23T15:31:00Z">
        <w:r w:rsidR="00A8424B">
          <w:rPr>
            <w:rFonts w:ascii="Times New Roman" w:eastAsia="DFKai-SB" w:hAnsi="Times New Roman" w:cs="Times New Roman"/>
            <w:lang w:eastAsia="zh-TW"/>
          </w:rPr>
          <w:t>can appear to be moving from a source back in time to a later recipient</w:t>
        </w:r>
      </w:ins>
      <w:del w:id="3" w:author="O'Meara, Brian C" w:date="2018-07-23T15:32:00Z">
        <w:r w:rsidRPr="00A54453" w:rsidDel="00A8424B">
          <w:rPr>
            <w:rFonts w:ascii="Times New Roman" w:eastAsia="DFKai-SB" w:hAnsi="Times New Roman" w:cs="Times New Roman"/>
            <w:lang w:eastAsia="zh-TW"/>
          </w:rPr>
          <w:delText>it can look like flow forward in time</w:delText>
        </w:r>
      </w:del>
      <w:r w:rsidRPr="00A54453">
        <w:rPr>
          <w:rFonts w:ascii="Times New Roman" w:eastAsia="DFKai-SB" w:hAnsi="Times New Roman" w:cs="Times New Roman"/>
          <w:lang w:eastAsia="zh-TW"/>
        </w:rPr>
        <w:t>: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 xml:space="preserve">Under </w:t>
      </w:r>
      <w:ins w:id="4" w:author="O'Meara, Brian C" w:date="2018-07-23T15:28:00Z">
        <w:r w:rsidR="00337B66">
          <w:rPr>
            <w:rFonts w:ascii="Times New Roman" w:eastAsia="DFKai-SB" w:hAnsi="Times New Roman" w:cs="Times New Roman"/>
            <w:lang w:eastAsia="zh-TW"/>
          </w:rPr>
          <w:t xml:space="preserve">time and taxon homogenous </w:t>
        </w:r>
      </w:ins>
      <w:r w:rsidR="00833D3B">
        <w:rPr>
          <w:rFonts w:ascii="Times New Roman" w:eastAsia="DFKai-SB" w:hAnsi="Times New Roman" w:cs="Times New Roman"/>
          <w:lang w:eastAsia="zh-TW"/>
        </w:rPr>
        <w:t>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15D1308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xml:space="preserve">), the trait values </w:t>
      </w:r>
      <w:del w:id="5" w:author="O'Meara, Brian C" w:date="2018-07-23T15:28:00Z">
        <w:r w:rsidDel="00337B66">
          <w:rPr>
            <w:rFonts w:ascii="Times New Roman" w:hAnsi="Times New Roman" w:cs="Times New Roman"/>
            <w:lang w:eastAsia="zh-TW"/>
          </w:rPr>
          <w:delText xml:space="preserve">at </w:delText>
        </w:r>
      </w:del>
      <w:ins w:id="6" w:author="O'Meara, Brian C" w:date="2018-07-23T15:28:00Z">
        <w:r w:rsidR="00337B66">
          <w:rPr>
            <w:rFonts w:ascii="Times New Roman" w:hAnsi="Times New Roman" w:cs="Times New Roman"/>
            <w:lang w:eastAsia="zh-TW"/>
          </w:rPr>
          <w:t xml:space="preserve">in </w:t>
        </w:r>
      </w:ins>
      <w:r>
        <w:rPr>
          <w:rFonts w:ascii="Times New Roman" w:hAnsi="Times New Roman" w:cs="Times New Roman"/>
          <w:lang w:eastAsia="zh-TW"/>
        </w:rPr>
        <w:t>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980CC5"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w:t>
      </w:r>
      <w:r w:rsidR="001116C0">
        <w:rPr>
          <w:rFonts w:ascii="Times New Roman" w:hAnsi="Times New Roman" w:cs="Times New Roman"/>
        </w:rPr>
        <w:lastRenderedPageBreak/>
        <w:t xml:space="preserve">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w:t>
      </w:r>
      <w:r w:rsidRPr="00A54453">
        <w:rPr>
          <w:rFonts w:ascii="Times New Roman" w:eastAsia="DFKai-SB" w:hAnsi="Times New Roman" w:cs="Times New Roman"/>
          <w:lang w:eastAsia="zh-TW"/>
        </w:rPr>
        <w:lastRenderedPageBreak/>
        <w:t xml:space="preserve">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980CC5"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980CC5"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w:lastRenderedPageBreak/>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4A90C913"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The BMhyb uses </w:t>
      </w:r>
      <w:r w:rsidRPr="008D2917">
        <w:rPr>
          <w:rFonts w:ascii="Times New Roman" w:hAnsi="Times New Roman" w:cs="Times New Roman"/>
          <w:lang w:eastAsia="zh-TW"/>
        </w:rPr>
        <w:t>GetVandMFromIgraph f</w:t>
      </w:r>
      <w:r>
        <w:rPr>
          <w:rFonts w:ascii="Times New Roman" w:hAnsi="Times New Roman" w:cs="Times New Roman"/>
          <w:lang w:eastAsia="zh-TW"/>
        </w:rPr>
        <w:t>unction with our model</w:t>
      </w:r>
      <w:r w:rsidRPr="008D2917">
        <w:rPr>
          <w:rFonts w:ascii="Times New Roman" w:hAnsi="Times New Roman" w:cs="Times New Roman"/>
          <w:lang w:eastAsia="zh-TW"/>
        </w:rPr>
        <w:t xml:space="preserve"> param</w:t>
      </w:r>
      <w:r>
        <w:rPr>
          <w:rFonts w:ascii="Times New Roman" w:hAnsi="Times New Roman" w:cs="Times New Roman"/>
          <w:lang w:eastAsia="zh-TW"/>
        </w:rPr>
        <w:t>eter</w:t>
      </w:r>
      <w:r w:rsidRPr="008D2917">
        <w:rPr>
          <w:rFonts w:ascii="Times New Roman" w:hAnsi="Times New Roman" w:cs="Times New Roman"/>
          <w:lang w:eastAsia="zh-TW"/>
        </w:rPr>
        <w:t>s vector</w:t>
      </w:r>
      <w:r>
        <w:rPr>
          <w:rFonts w:ascii="Times New Roman" w:hAnsi="Times New Roman" w:cs="Times New Roman"/>
          <w:lang w:eastAsia="zh-TW"/>
        </w:rPr>
        <w:t xml:space="preserve"> to</w:t>
      </w:r>
      <w:r w:rsidRPr="008D2917">
        <w:rPr>
          <w:rFonts w:ascii="Times New Roman" w:hAnsi="Times New Roman" w:cs="Times New Roman"/>
          <w:lang w:eastAsia="zh-TW"/>
        </w:rPr>
        <w:t xml:space="preserve"> take an igraph object</w:t>
      </w:r>
      <w:r>
        <w:rPr>
          <w:rFonts w:ascii="Times New Roman" w:hAnsi="Times New Roman" w:cs="Times New Roman"/>
          <w:lang w:eastAsia="zh-TW"/>
        </w:rPr>
        <w:t xml:space="preserve"> (Csardi and Nepusz 2006) </w:t>
      </w:r>
      <w:r w:rsidRPr="008D2917">
        <w:rPr>
          <w:rFonts w:ascii="Times New Roman" w:hAnsi="Times New Roman" w:cs="Times New Roman"/>
          <w:lang w:eastAsia="zh-TW"/>
        </w:rPr>
        <w:t>and return a VCV for the network and the modified means</w:t>
      </w:r>
      <w:r>
        <w:rPr>
          <w:rFonts w:ascii="Times New Roman" w:hAnsi="Times New Roman" w:cs="Times New Roman"/>
          <w:lang w:eastAsia="zh-TW"/>
        </w:rPr>
        <w:t xml:space="preserve"> using the B</w:t>
      </w:r>
      <w:r w:rsidRPr="008D2917">
        <w:rPr>
          <w:rFonts w:ascii="Times New Roman" w:hAnsi="Times New Roman" w:cs="Times New Roman"/>
          <w:lang w:eastAsia="zh-TW"/>
        </w:rPr>
        <w:t>astide et al</w:t>
      </w:r>
      <w:r>
        <w:rPr>
          <w:rFonts w:ascii="Times New Roman" w:hAnsi="Times New Roman" w:cs="Times New Roman"/>
          <w:lang w:eastAsia="zh-TW"/>
        </w:rPr>
        <w:t>. (2018)</w:t>
      </w:r>
      <w:r w:rsidRPr="008D2917">
        <w:rPr>
          <w:rFonts w:ascii="Times New Roman" w:hAnsi="Times New Roman" w:cs="Times New Roman"/>
          <w:lang w:eastAsia="zh-TW"/>
        </w:rPr>
        <w:t xml:space="preserve"> approach</w:t>
      </w:r>
      <w:r>
        <w:rPr>
          <w:rFonts w:ascii="Times New Roman" w:hAnsi="Times New Roman" w:cs="Times New Roman"/>
          <w:lang w:eastAsia="zh-TW"/>
        </w:rPr>
        <w:t xml:space="preserve">. </w:t>
      </w:r>
    </w:p>
    <w:p w14:paraId="78C41AD5" w14:textId="77777777"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The MergeTreesIntoNetwork function takes a vector of two or more trees to create an</w:t>
      </w:r>
      <w:r w:rsidRPr="008D2917">
        <w:rPr>
          <w:rFonts w:ascii="Times New Roman" w:hAnsi="Times New Roman" w:cs="Times New Roman"/>
          <w:lang w:eastAsia="zh-TW"/>
        </w:rPr>
        <w:t xml:space="preserve"> igraph object</w:t>
      </w:r>
      <w:r>
        <w:rPr>
          <w:rFonts w:ascii="Times New Roman" w:hAnsi="Times New Roman" w:cs="Times New Roman"/>
          <w:lang w:eastAsia="zh-TW"/>
        </w:rPr>
        <w:t>.</w:t>
      </w:r>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980CC5"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lastRenderedPageBreak/>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t>Numerical problems</w:t>
      </w:r>
      <w:r w:rsidRPr="00A54453">
        <w:rPr>
          <w:rFonts w:ascii="Times New Roman" w:eastAsia="DFKai-SB" w:hAnsi="Times New Roman" w:cs="Times New Roman"/>
          <w:i/>
          <w:lang w:eastAsia="zh-TW"/>
        </w:rPr>
        <w:t xml:space="preserve"> </w:t>
      </w:r>
    </w:p>
    <w:p w14:paraId="2771DAD7" w14:textId="20D0C1D8"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t>
      </w:r>
      <w:del w:id="7" w:author="O'Meara, Brian C" w:date="2018-07-23T15:27:00Z">
        <w:r w:rsidR="00FB1F41" w:rsidDel="00957C07">
          <w:rPr>
            <w:rFonts w:ascii="Times New Roman" w:hAnsi="Times New Roman" w:cs="Times New Roman"/>
          </w:rPr>
          <w:delText xml:space="preserve">we </w:delText>
        </w:r>
      </w:del>
      <w:ins w:id="8" w:author="O'Meara, Brian C" w:date="2018-07-23T15:27:00Z">
        <w:r w:rsidR="00957C07">
          <w:rPr>
            <w:rFonts w:ascii="Times New Roman" w:hAnsi="Times New Roman" w:cs="Times New Roman"/>
          </w:rPr>
          <w:t xml:space="preserve">that </w:t>
        </w:r>
      </w:ins>
      <w:r w:rsidR="00FB1F41">
        <w:rPr>
          <w:rFonts w:ascii="Times New Roman" w:hAnsi="Times New Roman" w:cs="Times New Roman"/>
        </w:rPr>
        <w:t xml:space="preserve">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w:t>
      </w:r>
      <w:r w:rsidR="00815417">
        <w:rPr>
          <w:rFonts w:ascii="Times New Roman" w:hAnsi="Times New Roman" w:cs="Times New Roman"/>
        </w:rPr>
        <w:lastRenderedPageBreak/>
        <w:t xml:space="preserve">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xml:space="preserve">, which does not involve matrix inversion, are free from this problem, but many programs that use the multivariate normal to calculate likelihoods </w:t>
      </w:r>
      <w:r>
        <w:rPr>
          <w:rFonts w:ascii="Times New Roman" w:hAnsi="Times New Roman" w:cs="Times New Roman"/>
        </w:rPr>
        <w:lastRenderedPageBreak/>
        <w:t>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 xml:space="preserve">(i)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TreeSim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w:t>
      </w:r>
      <w:r>
        <w:rPr>
          <w:rFonts w:ascii="Times New Roman" w:hAnsi="Times New Roman" w:cs="Times New Roman"/>
          <w:lang w:eastAsia="zh-TW"/>
        </w:rPr>
        <w:lastRenderedPageBreak/>
        <w:t xml:space="preserve">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3D376A3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rFonts w:ascii="Times New Roman" w:hAnsi="Times New Roman" w:cs="Times New Roman"/>
          <w:lang w:eastAsia="zh-TW"/>
        </w:rPr>
        <w:lastRenderedPageBreak/>
        <w:t xml:space="preserve">standard </w:t>
      </w:r>
      <w:del w:id="9" w:author="O'Meara, Brian C" w:date="2018-07-23T15:53:00Z">
        <w:r w:rsidDel="00733675">
          <w:rPr>
            <w:rFonts w:ascii="Times New Roman" w:hAnsi="Times New Roman" w:cs="Times New Roman"/>
            <w:lang w:eastAsia="zh-TW"/>
          </w:rPr>
          <w:delText>error</w:delText>
        </w:r>
      </w:del>
      <w:ins w:id="10" w:author="O'Meara, Brian C" w:date="2018-07-23T15:53:00Z">
        <w:r w:rsidR="00733675">
          <w:rPr>
            <w:rFonts w:ascii="Times New Roman" w:hAnsi="Times New Roman" w:cs="Times New Roman"/>
            <w:lang w:eastAsia="zh-TW"/>
          </w:rPr>
          <w:t>deviation</w:t>
        </w:r>
      </w:ins>
      <w:r>
        <w:rPr>
          <w:rFonts w:ascii="Times New Roman" w:hAnsi="Times New Roman" w:cs="Times New Roman"/>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w:t>
      </w:r>
      <w:del w:id="11" w:author="O'Meara, Brian C" w:date="2018-07-23T15:54:00Z">
        <w:r w:rsidDel="00733675">
          <w:rPr>
            <w:rFonts w:ascii="Times New Roman" w:hAnsi="Times New Roman" w:cs="Times New Roman"/>
            <w:lang w:eastAsia="zh-TW"/>
          </w:rPr>
          <w:delText xml:space="preserve">error </w:delText>
        </w:r>
      </w:del>
      <w:ins w:id="12"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 xml:space="preserve">for the total length measurements in </w:t>
      </w:r>
      <w:r w:rsidR="00BA5E3F">
        <w:rPr>
          <w:rFonts w:ascii="Times New Roman" w:hAnsi="Times New Roman" w:cs="Times New Roman"/>
          <w:lang w:eastAsia="zh-TW"/>
        </w:rPr>
        <w:t>F</w:t>
      </w:r>
      <w:r>
        <w:rPr>
          <w:rFonts w:ascii="Times New Roman" w:hAnsi="Times New Roman" w:cs="Times New Roman"/>
          <w:lang w:eastAsia="zh-TW"/>
        </w:rPr>
        <w:t xml:space="preserve">ishbase. This is only an approximation, but the resulting standard </w:t>
      </w:r>
      <w:del w:id="13" w:author="O'Meara, Brian C" w:date="2018-07-23T15:54:00Z">
        <w:r w:rsidDel="00733675">
          <w:rPr>
            <w:rFonts w:ascii="Times New Roman" w:hAnsi="Times New Roman" w:cs="Times New Roman"/>
            <w:lang w:eastAsia="zh-TW"/>
          </w:rPr>
          <w:delText xml:space="preserve">errors </w:delText>
        </w:r>
      </w:del>
      <w:ins w:id="14"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DFKai-SB"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w:t>
      </w:r>
      <w:r>
        <w:rPr>
          <w:rFonts w:ascii="Times New Roman" w:eastAsia="DFKai-SB" w:hAnsi="Times New Roman" w:cs="Times New Roman"/>
          <w:lang w:eastAsia="zh-TW"/>
        </w:rPr>
        <w:lastRenderedPageBreak/>
        <w:t>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r w:rsidR="00BF4D8F">
        <w:rPr>
          <w:rFonts w:ascii="Times New Roman" w:eastAsia="DFKai-SB" w:hAnsi="Times New Roman" w:cs="Times New Roman"/>
          <w:lang w:eastAsia="zh-TW"/>
        </w:rPr>
        <w:t>Traits,  trees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lastRenderedPageBreak/>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153C4E6E"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ascii="Times New Roman" w:eastAsia="DFKai-SB" w:hAnsi="Times New Roman" w:cs="Times New Roman"/>
          <w:lang w:eastAsia="zh-TW"/>
        </w:rPr>
        <w:lastRenderedPageBreak/>
        <w:t>a given parameter value, we thus calculate</w:t>
      </w:r>
      <w:ins w:id="15" w:author="O'Meara, Brian C" w:date="2018-07-23T15:28:00Z">
        <w:r w:rsidR="00337B66">
          <w:rPr>
            <w:rFonts w:ascii="Times New Roman" w:eastAsia="DFKai-SB" w:hAnsi="Times New Roman" w:cs="Times New Roman"/>
            <w:lang w:eastAsia="zh-TW"/>
          </w:rPr>
          <w:t>d</w:t>
        </w:r>
      </w:ins>
      <w:r>
        <w:rPr>
          <w:rFonts w:ascii="Times New Roman" w:eastAsia="DFKai-SB" w:hAnsi="Times New Roman" w:cs="Times New Roman"/>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6" w:author="O'Meara, Brian C" w:date="2018-07-24T11:23:00Z">
        <w:r w:rsidR="00E11DA9">
          <w:rPr>
            <w:rFonts w:ascii="Times New Roman" w:eastAsia="DFKai-SB" w:hAnsi="Times New Roman" w:cs="Times New Roman"/>
            <w:lang w:eastAsia="zh-TW"/>
          </w:rPr>
          <w:t>This procedure has also been adopted in hisse (Beaulieu and O’Meara, 2016) but was developed first for this paper.</w:t>
        </w:r>
      </w:ins>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r w:rsidRPr="00A54453">
        <w:rPr>
          <w:rFonts w:ascii="Times New Roman" w:eastAsia="DFKai-SB" w:hAnsi="Times New Roman" w:cs="Times New Roman"/>
          <w:i/>
          <w:lang w:eastAsia="zh-TW"/>
        </w:rPr>
        <w:t>phytools</w:t>
      </w:r>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r w:rsidRPr="00333E67">
        <w:rPr>
          <w:rFonts w:ascii="Times New Roman" w:eastAsia="DFKai-SB" w:hAnsi="Times New Roman" w:cs="Times New Roman"/>
          <w:i/>
          <w:lang w:eastAsia="zh-TW"/>
        </w:rPr>
        <w:t>TreeSim</w:t>
      </w:r>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w:t>
      </w:r>
      <w:r w:rsidR="00E325B8">
        <w:rPr>
          <w:rFonts w:ascii="Times New Roman" w:hAnsi="Times New Roman" w:cs="Times New Roman"/>
          <w:lang w:eastAsia="zh-TW"/>
        </w:rPr>
        <w:lastRenderedPageBreak/>
        <w:t xml:space="preserve">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5C2A824B"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ins w:id="17" w:author="O'Meara, Brian C" w:date="2018-07-24T16:06:00Z">
        <w:r w:rsidR="009F1C70">
          <w:rPr>
            <w:rFonts w:ascii="Times New Roman" w:hAnsi="Times New Roman" w:cs="Times New Roman"/>
          </w:rPr>
          <w:t>s</w:t>
        </w:r>
      </w:ins>
      <w:bookmarkStart w:id="18" w:name="_GoBack"/>
      <w:bookmarkEnd w:id="18"/>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3233F24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w:t>
      </w:r>
      <w:ins w:id="19" w:author="O'Meara, Brian C" w:date="2018-07-23T15:26:00Z">
        <w:r w:rsidR="00957C07">
          <w:rPr>
            <w:rFonts w:ascii="Times New Roman" w:hAnsi="Times New Roman" w:cs="Times New Roman"/>
          </w:rPr>
          <w:t xml:space="preserve">have </w:t>
        </w:r>
      </w:ins>
      <w:del w:id="20" w:author="O'Meara, Brian C" w:date="2018-07-23T15:26:00Z">
        <w:r w:rsidR="00B1306F" w:rsidDel="00957C07">
          <w:rPr>
            <w:rFonts w:ascii="Times New Roman" w:hAnsi="Times New Roman" w:cs="Times New Roman"/>
          </w:rPr>
          <w:delText xml:space="preserve">not </w:delText>
        </w:r>
        <w:r w:rsidR="002450C6" w:rsidDel="00957C07">
          <w:rPr>
            <w:rFonts w:ascii="Times New Roman" w:hAnsi="Times New Roman" w:cs="Times New Roman"/>
          </w:rPr>
          <w:delText xml:space="preserve">statistically significantly </w:delText>
        </w:r>
        <w:r w:rsidR="00B1306F" w:rsidDel="00957C07">
          <w:rPr>
            <w:rFonts w:ascii="Times New Roman" w:hAnsi="Times New Roman" w:cs="Times New Roman"/>
          </w:rPr>
          <w:delText>have</w:delText>
        </w:r>
        <w:r w:rsidDel="00957C07">
          <w:rPr>
            <w:rFonts w:ascii="Times New Roman" w:hAnsi="Times New Roman" w:cs="Times New Roman"/>
          </w:rPr>
          <w:delText xml:space="preserve"> </w:delText>
        </w:r>
      </w:del>
      <w:r>
        <w:rPr>
          <w:rFonts w:ascii="Times New Roman" w:hAnsi="Times New Roman" w:cs="Times New Roman"/>
        </w:rPr>
        <w:t>higher success rates as seedlings under drought conditions than do their parents</w:t>
      </w:r>
      <w:ins w:id="21" w:author="O'Meara, Brian C" w:date="2018-07-23T15:26:00Z">
        <w:r w:rsidR="00957C07">
          <w:rPr>
            <w:rFonts w:ascii="Times New Roman" w:hAnsi="Times New Roman" w:cs="Times New Roman"/>
          </w:rPr>
          <w:t xml:space="preserve"> but this is far from statistical significance</w:t>
        </w:r>
      </w:ins>
      <w:r>
        <w:rPr>
          <w:rFonts w:ascii="Times New Roman" w:hAnsi="Times New Roman" w:cs="Times New Roman"/>
        </w:rPr>
        <w:t>. There is again little evidence for increased variance at hybridization events. Given the tree height</w:t>
      </w:r>
      <w:ins w:id="22" w:author="O'Meara, Brian C" w:date="2018-07-23T15:24:00Z">
        <w:r w:rsidR="00957C07">
          <w:rPr>
            <w:rFonts w:ascii="Times New Roman" w:hAnsi="Times New Roman" w:cs="Times New Roman"/>
          </w:rPr>
          <w:t xml:space="preserve"> (distance from the root)</w:t>
        </w:r>
      </w:ins>
      <w:r>
        <w:rPr>
          <w:rFonts w:ascii="Times New Roman" w:hAnsi="Times New Roman" w:cs="Times New Roman"/>
        </w:rPr>
        <w:t xml:space="preserve">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w:t>
      </w:r>
      <w:del w:id="23" w:author="O'Meara, Brian C" w:date="2018-07-23T15:25:00Z">
        <w:r w:rsidDel="00957C07">
          <w:rPr>
            <w:rFonts w:ascii="Times New Roman" w:hAnsi="Times New Roman" w:cs="Times New Roman"/>
          </w:rPr>
          <w:delText xml:space="preserve">the </w:delText>
        </w:r>
      </w:del>
      <w:ins w:id="24" w:author="O'Meara, Brian C" w:date="2018-07-23T15:25:00Z">
        <w:r w:rsidR="00957C07">
          <w:rPr>
            <w:rFonts w:ascii="Times New Roman" w:hAnsi="Times New Roman" w:cs="Times New Roman"/>
          </w:rPr>
          <w:t xml:space="preserve">a </w:t>
        </w:r>
      </w:ins>
      <w:r>
        <w:rPr>
          <w:rFonts w:ascii="Times New Roman" w:hAnsi="Times New Roman" w:cs="Times New Roman"/>
        </w:rPr>
        <w:t>tip</w:t>
      </w:r>
      <w:ins w:id="25" w:author="O'Meara, Brian C" w:date="2018-07-23T15:25:00Z">
        <w:r w:rsidR="00957C07">
          <w:rPr>
            <w:rFonts w:ascii="Times New Roman" w:hAnsi="Times New Roman" w:cs="Times New Roman"/>
          </w:rPr>
          <w:t xml:space="preserve"> with repeated evolution</w:t>
        </w:r>
      </w:ins>
      <w:del w:id="26" w:author="O'Meara, Brian C" w:date="2018-07-23T15:25:00Z">
        <w:r w:rsidDel="00957C07">
          <w:rPr>
            <w:rFonts w:ascii="Times New Roman" w:hAnsi="Times New Roman" w:cs="Times New Roman"/>
          </w:rPr>
          <w:delText>s</w:delText>
        </w:r>
      </w:del>
      <w:r>
        <w:rPr>
          <w:rFonts w:ascii="Times New Roman" w:hAnsi="Times New Roman" w:cs="Times New Roman"/>
        </w:rPr>
        <w:t xml:space="preserve">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lastRenderedPageBreak/>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0348C7C2"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27" w:author="O'Meara, Brian C" w:date="2018-07-23T15:46:00Z">
        <w:r w:rsidR="00075643">
          <w:rPr>
            <w:rFonts w:ascii="Times New Roman" w:hAnsi="Times New Roman" w:cs="Times New Roman"/>
            <w:lang w:eastAsia="zh-TW"/>
          </w:rPr>
          <w:t xml:space="preserve"> If the true </w:t>
        </w:r>
      </w:ins>
      <w:ins w:id="28" w:author="O'Meara, Brian C" w:date="2018-07-23T15:47:00Z">
        <w:r w:rsidR="00075643">
          <w:rPr>
            <w:rFonts w:ascii="Times New Roman" w:hAnsi="Times New Roman" w:cs="Times New Roman"/>
            <w:lang w:eastAsia="zh-TW"/>
          </w:rPr>
          <w:t>process</w:t>
        </w:r>
      </w:ins>
      <w:ins w:id="29" w:author="O'Meara, Brian C" w:date="2018-07-23T15:46:00Z">
        <w:r w:rsidR="00075643">
          <w:rPr>
            <w:rFonts w:ascii="Times New Roman" w:hAnsi="Times New Roman" w:cs="Times New Roman"/>
            <w:lang w:eastAsia="zh-TW"/>
          </w:rPr>
          <w:t xml:space="preserve"> of evolution is an Ornstein-Uhlenbeck model (but modeled as Bro</w:t>
        </w:r>
      </w:ins>
      <w:ins w:id="30" w:author="O'Meara, Brian C" w:date="2018-07-23T15:47:00Z">
        <w:r w:rsidR="00075643">
          <w:rPr>
            <w:rFonts w:ascii="Times New Roman" w:hAnsi="Times New Roman" w:cs="Times New Roman"/>
            <w:lang w:eastAsia="zh-TW"/>
          </w:rPr>
          <w:t>wnian motion) it would also appear somewhat like substantial measurement error (more variance at the tips than one expects based on rates deeper in the tree).</w:t>
        </w:r>
      </w:ins>
      <w:r>
        <w:rPr>
          <w:rFonts w:ascii="Times New Roman" w:hAnsi="Times New Roman" w:cs="Times New Roman"/>
          <w:lang w:eastAsia="zh-TW"/>
        </w:rPr>
        <w:t xml:space="preserve">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w:t>
      </w:r>
      <w:r>
        <w:rPr>
          <w:rFonts w:ascii="Times New Roman" w:hAnsi="Times New Roman" w:cs="Times New Roman"/>
          <w:lang w:eastAsia="zh-TW"/>
        </w:rPr>
        <w:lastRenderedPageBreak/>
        <w:t xml:space="preserve">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1D000792"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31" w:author="O'Meara, Brian C" w:date="2018-07-23T15:44:00Z">
        <w:r w:rsidR="00075643">
          <w:rPr>
            <w:rFonts w:ascii="Times New Roman" w:hAnsi="Times New Roman" w:cs="Times New Roman"/>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295A4CA1"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32" w:author="O'Meara, Brian C" w:date="2018-07-23T15:43:00Z">
        <w:r w:rsidR="00075643">
          <w:rPr>
            <w:rFonts w:ascii="Times New Roman" w:hAnsi="Times New Roman" w:cs="Times New Roman"/>
            <w:lang w:eastAsia="zh-TW"/>
          </w:rPr>
          <w:t>Ongoing flow could slow the rate of divergence beyond what is modeled in this work.</w:t>
        </w:r>
      </w:ins>
      <w:ins w:id="33" w:author="O'Meara, Brian C" w:date="2018-07-23T16:00:00Z">
        <w:r w:rsidR="00733675">
          <w:rPr>
            <w:rFonts w:ascii="Times New Roman" w:hAnsi="Times New Roman" w:cs="Times New Roman"/>
            <w:lang w:eastAsia="zh-TW"/>
          </w:rPr>
          <w:t xml:space="preserve"> We </w:t>
        </w:r>
      </w:ins>
      <w:ins w:id="34" w:author="O'Meara, Brian C" w:date="2018-07-23T16:01:00Z">
        <w:r w:rsidR="00733675">
          <w:rPr>
            <w:rFonts w:ascii="Times New Roman" w:hAnsi="Times New Roman" w:cs="Times New Roman"/>
            <w:lang w:eastAsia="zh-TW"/>
          </w:rPr>
          <w:t>assume vH is nonnegative in our model: hybrids show either a burst of variation at the moment of formation if vH is greater than zero or are just the weighted average of their parents</w:t>
        </w:r>
      </w:ins>
      <w:ins w:id="35" w:author="O'Meara, Brian C" w:date="2018-07-23T16:02:00Z">
        <w:r w:rsidR="00733675">
          <w:rPr>
            <w:rFonts w:ascii="Times New Roman" w:hAnsi="Times New Roman" w:cs="Times New Roman"/>
            <w:lang w:eastAsia="zh-TW"/>
          </w:rPr>
          <w:t xml:space="preserve">’ phenotypes otherwise. However, one could imagine more flexible ways to parameterize this. A reviewer suggested that </w:t>
        </w:r>
        <w:r w:rsidR="00F61C2C">
          <w:rPr>
            <w:rFonts w:ascii="Times New Roman" w:hAnsi="Times New Roman" w:cs="Times New Roman"/>
            <w:lang w:eastAsia="zh-TW"/>
          </w:rPr>
          <w:t xml:space="preserve">it could be that for parents very different in phenotypes, their offspring tend to be intermediate (one parent homozygous for large body size </w:t>
        </w:r>
      </w:ins>
      <w:ins w:id="36" w:author="O'Meara, Brian C" w:date="2018-07-23T16:03:00Z">
        <w:r w:rsidR="00F61C2C">
          <w:rPr>
            <w:rFonts w:ascii="Times New Roman" w:hAnsi="Times New Roman" w:cs="Times New Roman"/>
            <w:lang w:eastAsia="zh-TW"/>
          </w:rPr>
          <w:t>genes</w:t>
        </w:r>
      </w:ins>
      <w:ins w:id="37" w:author="O'Meara, Brian C" w:date="2018-07-23T16:02:00Z">
        <w:r w:rsidR="00F61C2C">
          <w:rPr>
            <w:rFonts w:ascii="Times New Roman" w:hAnsi="Times New Roman" w:cs="Times New Roman"/>
            <w:lang w:eastAsia="zh-TW"/>
          </w:rPr>
          <w:t xml:space="preserve">, </w:t>
        </w:r>
      </w:ins>
      <w:ins w:id="38" w:author="O'Meara, Brian C" w:date="2018-07-23T16:03:00Z">
        <w:r w:rsidR="00F61C2C">
          <w:rPr>
            <w:rFonts w:ascii="Times New Roman" w:hAnsi="Times New Roman" w:cs="Times New Roman"/>
            <w:lang w:eastAsia="zh-TW"/>
          </w:rPr>
          <w:t>the other</w:t>
        </w:r>
      </w:ins>
      <w:ins w:id="39" w:author="O'Meara, Brian C" w:date="2018-07-23T16:02:00Z">
        <w:r w:rsidR="00F61C2C">
          <w:rPr>
            <w:rFonts w:ascii="Times New Roman" w:hAnsi="Times New Roman" w:cs="Times New Roman"/>
            <w:lang w:eastAsia="zh-TW"/>
          </w:rPr>
          <w:t xml:space="preserve"> </w:t>
        </w:r>
      </w:ins>
      <w:ins w:id="40" w:author="O'Meara, Brian C" w:date="2018-07-23T16:03:00Z">
        <w:r w:rsidR="00F61C2C">
          <w:rPr>
            <w:rFonts w:ascii="Times New Roman" w:hAnsi="Times New Roman" w:cs="Times New Roman"/>
            <w:lang w:eastAsia="zh-TW"/>
          </w:rPr>
          <w:t>for small body size genes, the offspring inherit an even mixture) whereas for intermediate parents, which could</w:t>
        </w:r>
      </w:ins>
      <w:ins w:id="41" w:author="O'Meara, Brian C" w:date="2018-07-23T16:04:00Z">
        <w:r w:rsidR="00F61C2C">
          <w:rPr>
            <w:rFonts w:ascii="Times New Roman" w:hAnsi="Times New Roman" w:cs="Times New Roman"/>
            <w:lang w:eastAsia="zh-TW"/>
          </w:rPr>
          <w:t xml:space="preserve"> each</w:t>
        </w:r>
      </w:ins>
      <w:ins w:id="42" w:author="O'Meara, Brian C" w:date="2018-07-23T16:03:00Z">
        <w:r w:rsidR="00F61C2C">
          <w:rPr>
            <w:rFonts w:ascii="Times New Roman" w:hAnsi="Times New Roman" w:cs="Times New Roman"/>
            <w:lang w:eastAsia="zh-TW"/>
          </w:rPr>
          <w:t xml:space="preserve"> have a mixture of large and sm</w:t>
        </w:r>
      </w:ins>
      <w:ins w:id="43" w:author="O'Meara, Brian C" w:date="2018-07-23T16:04:00Z">
        <w:r w:rsidR="00F61C2C">
          <w:rPr>
            <w:rFonts w:ascii="Times New Roman" w:hAnsi="Times New Roman" w:cs="Times New Roman"/>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w:t>
      </w:r>
      <w:r>
        <w:rPr>
          <w:rFonts w:ascii="Times New Roman" w:hAnsi="Times New Roman" w:cs="Times New Roman"/>
          <w:lang w:eastAsia="zh-TW"/>
        </w:rPr>
        <w:lastRenderedPageBreak/>
        <w:t>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33CE0707" w:rsidR="001116C0" w:rsidRDefault="001116C0" w:rsidP="001116C0">
      <w:pPr>
        <w:spacing w:line="480" w:lineRule="auto"/>
        <w:ind w:left="360" w:hanging="360"/>
        <w:rPr>
          <w:ins w:id="44" w:author="O'Meara, Brian C" w:date="2018-07-24T11:24:00Z"/>
          <w:rFonts w:ascii="Times New Roman" w:hAnsi="Times New Roman" w:cs="Times New Roman"/>
        </w:rPr>
      </w:pPr>
      <w:r w:rsidRPr="00A54453">
        <w:rPr>
          <w:rFonts w:ascii="Times New Roman" w:hAnsi="Times New Roman" w:cs="Times New Roman"/>
        </w:rPr>
        <w:t xml:space="preserve">Beaulieu </w:t>
      </w:r>
      <w:del w:id="45" w:author="O'Meara, Brian C" w:date="2018-07-24T11:25:00Z">
        <w:r w:rsidRPr="00A54453" w:rsidDel="00416514">
          <w:rPr>
            <w:rFonts w:ascii="Times New Roman" w:hAnsi="Times New Roman" w:cs="Times New Roman"/>
          </w:rPr>
          <w:delText>M.</w:delText>
        </w:r>
      </w:del>
      <w:r w:rsidRPr="00A54453">
        <w:rPr>
          <w:rFonts w:ascii="Times New Roman" w:hAnsi="Times New Roman" w:cs="Times New Roman"/>
        </w:rPr>
        <w:t>J.</w:t>
      </w:r>
      <w:ins w:id="46" w:author="O'Meara, Brian C" w:date="2018-07-24T11:25:00Z">
        <w:r w:rsidR="00416514">
          <w:rPr>
            <w:rFonts w:ascii="Times New Roman" w:hAnsi="Times New Roman" w:cs="Times New Roman"/>
          </w:rPr>
          <w:t>M.</w:t>
        </w:r>
      </w:ins>
      <w:r w:rsidRPr="00A54453">
        <w:rPr>
          <w:rFonts w:ascii="Times New Roman" w:hAnsi="Times New Roman" w:cs="Times New Roman"/>
        </w:rPr>
        <w:t>,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6F79640C" w14:textId="50E3DD4A" w:rsidR="00416514" w:rsidRPr="00416514" w:rsidRDefault="00416514" w:rsidP="001116C0">
      <w:pPr>
        <w:spacing w:line="480" w:lineRule="auto"/>
        <w:ind w:left="360" w:hanging="360"/>
        <w:rPr>
          <w:rFonts w:ascii="Times New Roman" w:hAnsi="Times New Roman" w:cs="Times New Roman"/>
        </w:rPr>
      </w:pPr>
      <w:ins w:id="47" w:author="O'Meara, Brian C" w:date="2018-07-24T11:24:00Z">
        <w:r>
          <w:rPr>
            <w:rFonts w:ascii="Times New Roman" w:hAnsi="Times New Roman" w:cs="Times New Roman"/>
          </w:rPr>
          <w:t>Beaulieu, J</w:t>
        </w:r>
      </w:ins>
      <w:ins w:id="48" w:author="O'Meara, Brian C" w:date="2018-07-24T11:25:00Z">
        <w:r>
          <w:rPr>
            <w:rFonts w:ascii="Times New Roman" w:hAnsi="Times New Roman" w:cs="Times New Roman"/>
          </w:rP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lastRenderedPageBreak/>
        <w:t xml:space="preserve">Csardi G, Nepusz T: The igraph software package for complex network research, InterJournal,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0AF75" w14:textId="77777777" w:rsidR="00980CC5" w:rsidRDefault="00980CC5">
      <w:r>
        <w:separator/>
      </w:r>
    </w:p>
  </w:endnote>
  <w:endnote w:type="continuationSeparator" w:id="0">
    <w:p w14:paraId="7076343E" w14:textId="77777777" w:rsidR="00980CC5" w:rsidRDefault="00980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733675" w:rsidRDefault="00733675">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733675" w:rsidRDefault="007336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E5510" w14:textId="77777777" w:rsidR="00980CC5" w:rsidRDefault="00980CC5">
      <w:r>
        <w:separator/>
      </w:r>
    </w:p>
  </w:footnote>
  <w:footnote w:type="continuationSeparator" w:id="0">
    <w:p w14:paraId="7BBABBA4" w14:textId="77777777" w:rsidR="00980CC5" w:rsidRDefault="00980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6C0"/>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37B66"/>
    <w:rsid w:val="0036013B"/>
    <w:rsid w:val="003A0CC4"/>
    <w:rsid w:val="003A7E38"/>
    <w:rsid w:val="003B4D49"/>
    <w:rsid w:val="003E7DA3"/>
    <w:rsid w:val="003F1C2D"/>
    <w:rsid w:val="00414419"/>
    <w:rsid w:val="00416514"/>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33675"/>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57C07"/>
    <w:rsid w:val="00966D77"/>
    <w:rsid w:val="00973990"/>
    <w:rsid w:val="00980CC5"/>
    <w:rsid w:val="00985F3E"/>
    <w:rsid w:val="00990398"/>
    <w:rsid w:val="009F15E8"/>
    <w:rsid w:val="009F1C70"/>
    <w:rsid w:val="00A125FC"/>
    <w:rsid w:val="00A154BA"/>
    <w:rsid w:val="00A27433"/>
    <w:rsid w:val="00A44D70"/>
    <w:rsid w:val="00A458DD"/>
    <w:rsid w:val="00A46913"/>
    <w:rsid w:val="00A643FD"/>
    <w:rsid w:val="00A70541"/>
    <w:rsid w:val="00A71EA0"/>
    <w:rsid w:val="00A76491"/>
    <w:rsid w:val="00A80626"/>
    <w:rsid w:val="00A8424B"/>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631B"/>
    <w:rsid w:val="00CD7EF3"/>
    <w:rsid w:val="00CE4E9B"/>
    <w:rsid w:val="00D34566"/>
    <w:rsid w:val="00D41D73"/>
    <w:rsid w:val="00DE2E36"/>
    <w:rsid w:val="00DE451C"/>
    <w:rsid w:val="00DF2A63"/>
    <w:rsid w:val="00E03597"/>
    <w:rsid w:val="00E10849"/>
    <w:rsid w:val="00E10E0C"/>
    <w:rsid w:val="00E11DA9"/>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61C2C"/>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38</Pages>
  <Words>9057</Words>
  <Characters>51627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140</cp:revision>
  <dcterms:created xsi:type="dcterms:W3CDTF">2017-08-28T17:18:00Z</dcterms:created>
  <dcterms:modified xsi:type="dcterms:W3CDTF">2018-07-24T20:06:00Z</dcterms:modified>
</cp:coreProperties>
</file>