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proofErr w:type="spellStart"/>
      <w:r>
        <w:rPr>
          <w:rFonts w:ascii="Times New Roman" w:hAnsi="Times New Roman" w:cs="Times New Roman"/>
          <w:i/>
        </w:rPr>
        <w:t>BMhyb</w:t>
      </w:r>
      <w:proofErr w:type="spellEnd"/>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xml:space="preserve">; Doolittle 1999; Otto and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w:t>
      </w: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00E53089">
        <w:rPr>
          <w:rFonts w:ascii="Times New Roman" w:hAnsi="Times New Roman" w:cs="Times New Roman"/>
          <w:lang w:eastAsia="zh-TW"/>
        </w:rPr>
        <w:t xml:space="preserve">; </w:t>
      </w:r>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proofErr w:type="spellEnd"/>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r w:rsidR="00656F6B">
        <w:rPr>
          <w:rFonts w:ascii="Times New Roman" w:eastAsia="標楷體" w:hAnsi="Times New Roman" w:cs="Times New Roman"/>
          <w:lang w:eastAsia="zh-TW"/>
        </w:rPr>
        <w:t>time</w:t>
      </w:r>
      <w:r w:rsidRPr="00A54453">
        <w:rPr>
          <w:rFonts w:ascii="Times New Roman" w:eastAsia="標楷體" w:hAnsi="Times New Roman" w:cs="Times New Roman"/>
          <w:lang w:eastAsia="zh-TW"/>
        </w:rPr>
        <w:t xml:space="preserve"> multiplied by the</w:t>
      </w:r>
      <w:r w:rsidR="00990398">
        <w:rPr>
          <w:rFonts w:ascii="Times New Roman" w:eastAsia="標楷體" w:hAnsi="Times New Roman" w:cs="Times New Roman"/>
          <w:lang w:eastAsia="zh-TW"/>
        </w:rPr>
        <w:t xml:space="preserve"> square of</w:t>
      </w:r>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r w:rsidR="00990398">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12071C6F" w:rsidR="001116C0"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標楷體" w:hAnsi="Times New Roman" w:cs="Times New Roman"/>
          <w:lang w:eastAsia="zh-TW"/>
        </w:rPr>
        <w:t>Under Brownian motion model, t</w:t>
      </w:r>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r w:rsidRPr="00A54453">
        <w:rPr>
          <w:rFonts w:ascii="Times New Roman" w:eastAsia="標楷體"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標楷體" w:hAnsi="Times New Roman" w:cs="Times New Roman"/>
          <w:lang w:eastAsia="zh-TW"/>
        </w:rPr>
        <w:t xml:space="preserve">, </w:t>
      </w:r>
      <w:r w:rsidR="00833D3B">
        <w:rPr>
          <w:rFonts w:ascii="Times New Roman" w:eastAsia="標楷體" w:hAnsi="Times New Roman" w:cs="Times New Roman"/>
          <w:lang w:eastAsia="zh-TW"/>
        </w:rPr>
        <w:t xml:space="preserve">can be </w:t>
      </w:r>
      <w:r w:rsidRPr="00A54453">
        <w:rPr>
          <w:rFonts w:ascii="Times New Roman" w:eastAsia="標楷體" w:hAnsi="Times New Roman" w:cs="Times New Roman"/>
          <w:lang w:eastAsia="zh-TW"/>
        </w:rPr>
        <w:t xml:space="preserve">defined as </w:t>
      </w:r>
    </w:p>
    <w:p w14:paraId="7FDDD07E" w14:textId="77777777" w:rsidR="00833D3B" w:rsidRDefault="005942FF"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27A76CCF"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w:t>
      </w:r>
      <w:proofErr w:type="spellStart"/>
      <w:r w:rsidR="001116C0" w:rsidRPr="00A54453">
        <w:rPr>
          <w:rFonts w:ascii="Times New Roman" w:eastAsia="標楷體" w:hAnsi="Times New Roman" w:cs="Times New Roman"/>
          <w:lang w:eastAsia="zh-TW"/>
        </w:rPr>
        <w:t>ing</w:t>
      </w:r>
      <w:proofErr w:type="spellEnd"/>
      <w:r w:rsidR="001116C0" w:rsidRPr="00A54453">
        <w:rPr>
          <w:rFonts w:ascii="Times New Roman" w:eastAsia="標楷體" w:hAnsi="Times New Roman" w:cs="Times New Roman"/>
          <w:lang w:eastAsia="zh-TW"/>
        </w:rPr>
        <w:t xml:space="preserve">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w:t>
      </w:r>
      <w:proofErr w:type="spellStart"/>
      <w:r w:rsidR="001116C0">
        <w:rPr>
          <w:rFonts w:ascii="Times New Roman" w:hAnsi="Times New Roman" w:cs="Times New Roman"/>
        </w:rPr>
        <w:t>phylogenetics</w:t>
      </w:r>
      <w:proofErr w:type="spellEnd"/>
      <w:r w:rsidR="001116C0">
        <w:rPr>
          <w:rFonts w:ascii="Times New Roman" w:hAnsi="Times New Roman" w:cs="Times New Roman"/>
        </w:rPr>
        <w:t xml:space="preserve">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xml:space="preserve">, is calculate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r w:rsidR="00860036">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w:t>
      </w:r>
      <w:proofErr w:type="spellStart"/>
      <w:r w:rsidRPr="00A54453">
        <w:rPr>
          <w:rFonts w:ascii="Times New Roman" w:hAnsi="Times New Roman" w:cs="Times New Roman"/>
        </w:rPr>
        <w:t>ait</w:t>
      </w:r>
      <w:proofErr w:type="spellEnd"/>
      <w:r w:rsidRPr="00A54453">
        <w:rPr>
          <w:rFonts w:ascii="Times New Roman" w:hAnsi="Times New Roman" w:cs="Times New Roman"/>
        </w:rPr>
        <w:t xml:space="preserve">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5942FF"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5942FF"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Note that above construction of the variance-covariance matrix using the phylogenetic network in Figure 1 only assumes that X and Y are independent where the there is no </w:t>
      </w:r>
      <w:proofErr w:type="spellStart"/>
      <w:r w:rsidRPr="00116EAD">
        <w:rPr>
          <w:rFonts w:ascii="Times New Roman" w:eastAsia="標楷體" w:hAnsi="Times New Roman" w:cs="Times New Roman"/>
          <w:lang w:eastAsia="zh-TW"/>
        </w:rPr>
        <w:t>covariation</w:t>
      </w:r>
      <w:proofErr w:type="spellEnd"/>
      <w:r w:rsidRPr="00116EAD">
        <w:rPr>
          <w:rFonts w:ascii="Times New Roman" w:eastAsia="標楷體" w:hAnsi="Times New Roman" w:cs="Times New Roman"/>
          <w:lang w:eastAsia="zh-TW"/>
        </w:rPr>
        <w:t xml:space="preserve">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r w:rsidR="00F07EF1">
        <w:rPr>
          <w:rFonts w:ascii="Times New Roman" w:eastAsia="標楷體" w:hAnsi="Times New Roman" w:cs="Times New Roman"/>
          <w:lang w:eastAsia="zh-TW"/>
        </w:rPr>
        <w:t>can be</w:t>
      </w:r>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標楷體" w:hAnsi="Times New Roman" w:cs="Times New Roman"/>
          <w:lang w:eastAsia="zh-TW"/>
        </w:rPr>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r w:rsidR="004D3403">
        <w:rPr>
          <w:rFonts w:ascii="Times New Roman" w:eastAsia="標楷體" w:hAnsi="Times New Roman" w:cs="Times New Roman"/>
          <w:lang w:eastAsia="zh-TW"/>
        </w:rPr>
        <w:t>.</w:t>
      </w:r>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58400B0A"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5942FF"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r>
        <w:rPr>
          <w:rFonts w:ascii="Times New Roman" w:eastAsia="標楷體" w:hAnsi="Times New Roman" w:cs="Times New Roman"/>
          <w:i/>
          <w:lang w:eastAsia="zh-TW"/>
        </w:rPr>
        <w:t>Numerical problems</w:t>
      </w:r>
      <w:r w:rsidRPr="00A54453">
        <w:rPr>
          <w:rFonts w:ascii="Times New Roman" w:eastAsia="標楷體" w:hAnsi="Times New Roman" w:cs="Times New Roman"/>
          <w:i/>
          <w:lang w:eastAsia="zh-TW"/>
        </w:rPr>
        <w:t xml:space="preserve"> </w:t>
      </w:r>
    </w:p>
    <w:p w14:paraId="2771DAD7" w14:textId="2F01795F"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proofErr w:type="spellStart"/>
      <w:r w:rsidRPr="00BF4D8F">
        <w:rPr>
          <w:rFonts w:ascii="Times New Roman" w:hAnsi="Times New Roman" w:cs="Times New Roman"/>
        </w:rPr>
        <w:t>Brissette</w:t>
      </w:r>
      <w:proofErr w:type="spellEnd"/>
      <w:r w:rsidRPr="00BF4D8F">
        <w:rPr>
          <w:rFonts w:ascii="Times New Roman" w:hAnsi="Times New Roman" w:cs="Times New Roman"/>
        </w:rPr>
        <w:t xml:space="preserve"> et al., 2007; </w:t>
      </w:r>
      <w:proofErr w:type="spellStart"/>
      <w:r w:rsidR="00724CE9" w:rsidRPr="00BF4D8F">
        <w:rPr>
          <w:rFonts w:ascii="Times New Roman" w:hAnsi="Times New Roman" w:cs="Times New Roman"/>
        </w:rPr>
        <w:t>Higham</w:t>
      </w:r>
      <w:proofErr w:type="spellEnd"/>
      <w:r w:rsidR="00724CE9" w:rsidRPr="00BF4D8F">
        <w:rPr>
          <w:rFonts w:ascii="Times New Roman" w:hAnsi="Times New Roman" w:cs="Times New Roman"/>
        </w:rPr>
        <w:t xml:space="preserve">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from the package Matrix </w:t>
      </w:r>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0"/>
      <w:r>
        <w:rPr>
          <w:rFonts w:ascii="Times New Roman" w:hAnsi="Times New Roman" w:cs="Times New Roman"/>
        </w:rPr>
        <w:t>visualizations of the points</w:t>
      </w:r>
      <w:commentRangeEnd w:id="0"/>
      <w:r w:rsidR="00052387">
        <w:rPr>
          <w:rStyle w:val="a6"/>
        </w:rPr>
        <w:commentReference w:id="0"/>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bookmarkStart w:id="1" w:name="_GoBack"/>
      <w:bookmarkEnd w:id="1"/>
    </w:p>
    <w:p w14:paraId="3EE93992" w14:textId="421DEF10"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proofErr w:type="spellStart"/>
      <w:r w:rsidR="007E391B" w:rsidRPr="007E391B">
        <w:rPr>
          <w:rFonts w:ascii="Times New Roman" w:hAnsi="Times New Roman" w:cs="Times New Roman"/>
        </w:rPr>
        <w:t>SupplementalAnalysisForBrownianMotion.</w:t>
      </w:r>
      <w:r w:rsidR="007E391B">
        <w:rPr>
          <w:rFonts w:ascii="Times New Roman" w:hAnsi="Times New Roman" w:cs="Times New Roman"/>
        </w:rPr>
        <w:t>R</w:t>
      </w:r>
      <w:proofErr w:type="spellEnd"/>
      <w:r w:rsidR="007E391B">
        <w:rPr>
          <w:rFonts w:ascii="Times New Roman" w:hAnsi="Times New Roman" w:cs="Times New Roman"/>
        </w:rPr>
        <w:t>)</w:t>
      </w:r>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3CB2A463"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82C0043"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w:t>
      </w:r>
      <w:proofErr w:type="spellStart"/>
      <w:r>
        <w:rPr>
          <w:rFonts w:ascii="Times New Roman" w:hAnsi="Times New Roman" w:cs="Times New Roman"/>
          <w:lang w:eastAsia="zh-TW"/>
        </w:rPr>
        <w:t>Borstein</w:t>
      </w:r>
      <w:proofErr w:type="spellEnd"/>
      <w:r>
        <w:rPr>
          <w:rFonts w:ascii="Times New Roman" w:hAnsi="Times New Roman" w:cs="Times New Roman"/>
          <w:lang w:eastAsia="zh-TW"/>
        </w:rPr>
        <w:t xml:space="preserve">,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proofErr w:type="spellStart"/>
      <w:r w:rsidR="00BA5E3F">
        <w:rPr>
          <w:rFonts w:ascii="Times New Roman" w:hAnsi="Times New Roman" w:cs="Times New Roman"/>
          <w:lang w:eastAsia="zh-TW"/>
        </w:rPr>
        <w:t>F</w:t>
      </w:r>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34600A0E" w:rsidR="001116C0" w:rsidRPr="004F299D" w:rsidRDefault="001116C0" w:rsidP="001116C0">
      <w:pPr>
        <w:spacing w:line="480" w:lineRule="auto"/>
        <w:ind w:right="397"/>
        <w:rPr>
          <w:rFonts w:ascii="Times New Roman" w:hAnsi="Times New Roman" w:cs="Times New Roman"/>
          <w:lang w:eastAsia="zh-TW"/>
        </w:rPr>
      </w:pPr>
      <w:commentRangeStart w:id="2"/>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2"/>
      <w:r>
        <w:rPr>
          <w:rStyle w:val="a6"/>
        </w:rPr>
        <w:commentReference w:id="2"/>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02AD4836"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left </w:t>
      </w:r>
      <w:r w:rsidR="00A71EA0">
        <w:rPr>
          <w:rFonts w:ascii="Times New Roman" w:eastAsia="標楷體" w:hAnsi="Times New Roman" w:cs="Times New Roman"/>
          <w:lang w:eastAsia="zh-TW"/>
        </w:rPr>
        <w:t>plot</w:t>
      </w:r>
      <w:r>
        <w:rPr>
          <w:rFonts w:ascii="Times New Roman" w:eastAsia="標楷體" w:hAnsi="Times New Roman" w:cs="Times New Roman"/>
          <w:lang w:eastAsia="zh-TW"/>
        </w:rPr>
        <w:t>) and tobacco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r w:rsidR="00A71EA0">
        <w:rPr>
          <w:rFonts w:ascii="Times New Roman" w:eastAsia="標楷體" w:hAnsi="Times New Roman" w:cs="Times New Roman"/>
          <w:lang w:eastAsia="zh-TW"/>
        </w:rPr>
        <w:t>lot</w:t>
      </w:r>
      <w:r>
        <w:rPr>
          <w:rFonts w:ascii="Times New Roman" w:eastAsia="標楷體" w:hAnsi="Times New Roman" w:cs="Times New Roman"/>
          <w:lang w:eastAsia="zh-TW"/>
        </w:rPr>
        <w:t xml:space="preserve">), respectively, are shown by the evolutionary tree with the relevant gene flow. </w:t>
      </w:r>
      <w:r w:rsidR="00BF4D8F">
        <w:rPr>
          <w:rFonts w:ascii="Times New Roman" w:eastAsia="標楷體" w:hAnsi="Times New Roman" w:cs="Times New Roman"/>
          <w:lang w:eastAsia="zh-TW"/>
        </w:rPr>
        <w:t>Traits,  trees as well as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2B37C999"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r w:rsidR="00985F3E">
        <w:rPr>
          <w:rFonts w:ascii="Times New Roman" w:eastAsia="標楷體" w:hAnsi="Times New Roman" w:cs="Times New Roman"/>
          <w:lang w:eastAsia="zh-TW"/>
        </w:rPr>
        <w:t>ifference</w:t>
      </w:r>
      <w:r>
        <w:rPr>
          <w:rFonts w:ascii="Times New Roman" w:eastAsia="標楷體" w:hAnsi="Times New Roman" w:cs="Times New Roman"/>
          <w:lang w:eastAsia="zh-TW"/>
        </w:rPr>
        <w:t xml:space="preserve"> </w:t>
      </w:r>
      <w:r w:rsidR="00985F3E">
        <w:rPr>
          <w:rFonts w:ascii="Times New Roman" w:eastAsia="標楷體" w:hAnsi="Times New Roman" w:cs="Times New Roman"/>
          <w:lang w:eastAsia="zh-TW"/>
        </w:rPr>
        <w:t>within</w:t>
      </w:r>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proofErr w:type="gramStart"/>
      <w:r>
        <w:rPr>
          <w:rFonts w:ascii="Times New Roman" w:eastAsia="標楷體" w:hAnsi="Times New Roman" w:cs="Times New Roman"/>
          <w:i/>
          <w:lang w:eastAsia="zh-TW"/>
        </w:rPr>
        <w:t>a</w:t>
      </w:r>
      <w:proofErr w:type="gramEnd"/>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126092F0"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code and data files in this work can be found at Dryad Digital Repository </w:t>
      </w:r>
      <w:commentRangeStart w:id="3"/>
      <w:r>
        <w:rPr>
          <w:rFonts w:ascii="Times New Roman" w:hAnsi="Times New Roman" w:cs="Times New Roman"/>
          <w:lang w:eastAsia="zh-TW"/>
        </w:rPr>
        <w:t>doi:</w:t>
      </w:r>
      <w:r w:rsidRPr="00251417">
        <w:rPr>
          <w:rFonts w:ascii="Times New Roman" w:hAnsi="Times New Roman" w:cs="Times New Roman"/>
          <w:lang w:eastAsia="zh-TW"/>
        </w:rPr>
        <w:t>10.5061/dryad.6jn8s</w:t>
      </w:r>
      <w:commentRangeEnd w:id="3"/>
      <w:r w:rsidR="00985F3E">
        <w:rPr>
          <w:rStyle w:val="a6"/>
        </w:rPr>
        <w:commentReference w:id="3"/>
      </w:r>
      <w:r>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2B479A91" w14:textId="003C2E62" w:rsidR="001116C0" w:rsidRDefault="00057A74" w:rsidP="001116C0">
      <w:pPr>
        <w:spacing w:line="480" w:lineRule="auto"/>
        <w:rPr>
          <w:rFonts w:ascii="Times New Roman" w:hAnsi="Times New Roman" w:cs="Times New Roman"/>
          <w:lang w:eastAsia="zh-TW"/>
        </w:rPr>
      </w:pPr>
      <w:r>
        <w:rPr>
          <w:rFonts w:ascii="Times New Roman" w:hAnsi="Times New Roman" w:cs="Times New Roman"/>
          <w:lang w:eastAsia="zh-TW"/>
        </w:rPr>
        <w:t>Parameter estimates were obtained using 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optimization (ii) doing</w:t>
      </w:r>
      <w:r w:rsidR="00985F3E">
        <w:rPr>
          <w:rFonts w:ascii="Times New Roman" w:hAnsi="Times New Roman" w:cs="Times New Roman"/>
          <w:lang w:eastAsia="zh-TW"/>
        </w:rPr>
        <w:t xml:space="preserve"> grid only, </w:t>
      </w:r>
      <w:r>
        <w:rPr>
          <w:rFonts w:ascii="Times New Roman" w:hAnsi="Times New Roman" w:cs="Times New Roman"/>
          <w:lang w:eastAsia="zh-TW"/>
        </w:rPr>
        <w:t xml:space="preserve">(iii) </w:t>
      </w:r>
      <w:r w:rsidR="00985F3E">
        <w:rPr>
          <w:rFonts w:ascii="Times New Roman" w:hAnsi="Times New Roman" w:cs="Times New Roman"/>
          <w:lang w:eastAsia="zh-TW"/>
        </w:rPr>
        <w:t>grid first then optimization</w:t>
      </w:r>
      <w:r>
        <w:rPr>
          <w:rFonts w:ascii="Times New Roman" w:hAnsi="Times New Roman" w:cs="Times New Roman"/>
          <w:lang w:eastAsia="zh-TW"/>
        </w:rPr>
        <w:t xml:space="preserve">. </w:t>
      </w:r>
      <w:commentRangeStart w:id="4"/>
      <w:r w:rsidR="001116C0" w:rsidRPr="00A54453">
        <w:rPr>
          <w:rFonts w:ascii="Times New Roman" w:hAnsi="Times New Roman" w:cs="Times New Roman"/>
          <w:lang w:eastAsia="zh-TW"/>
        </w:rPr>
        <w:t xml:space="preserve">Overall we were not pleased with performance: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and </w:t>
      </w:r>
      <m:oMath>
        <m:r>
          <w:rPr>
            <w:rFonts w:ascii="Cambria Math" w:hAnsi="Cambria Math" w:cs="Times New Roman"/>
          </w:rPr>
          <m:t>β</m:t>
        </m:r>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and the true values (SE, </w:t>
      </w:r>
      <m:oMath>
        <m:r>
          <w:rPr>
            <w:rFonts w:ascii="Cambria Math" w:hAnsi="Cambria Math" w:cs="Times New Roman"/>
          </w:rPr>
          <m:t>μ</m:t>
        </m:r>
      </m:oMath>
      <w:r w:rsidR="001116C0"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116C0" w:rsidRPr="00A54453">
        <w:rPr>
          <w:rFonts w:ascii="Times New Roman" w:hAnsi="Times New Roman" w:cs="Times New Roman"/>
          <w:lang w:eastAsia="zh-TW"/>
        </w:rPr>
        <w:t xml:space="preserve"> perf</w:t>
      </w:r>
      <w:proofErr w:type="spellStart"/>
      <w:r w:rsidR="001116C0" w:rsidRPr="00A54453">
        <w:rPr>
          <w:rFonts w:ascii="Times New Roman" w:hAnsi="Times New Roman" w:cs="Times New Roman"/>
          <w:lang w:eastAsia="zh-TW"/>
        </w:rPr>
        <w:t>ormed</w:t>
      </w:r>
      <w:proofErr w:type="spellEnd"/>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far</w:t>
      </w:r>
      <w:r w:rsidR="001116C0"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001116C0"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001116C0" w:rsidRPr="00A54453">
        <w:rPr>
          <w:rFonts w:ascii="Times New Roman" w:hAnsi="Times New Roman" w:cs="Times New Roman"/>
          <w:lang w:eastAsia="zh-TW"/>
        </w:rPr>
        <w:t>Akaike</w:t>
      </w:r>
      <w:proofErr w:type="spellEnd"/>
      <w:r w:rsidR="001116C0"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001116C0"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and </w:t>
      </w:r>
      <m:oMath>
        <m:r>
          <w:rPr>
            <w:rFonts w:ascii="Cambria Math" w:hAnsi="Cambria Math" w:cs="Times New Roman"/>
          </w:rPr>
          <m:t>β</m:t>
        </m:r>
      </m:oMath>
      <w:r w:rsidR="001116C0"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001116C0"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 xml:space="preserve">However, inspecting the parameter estimates coming from trees with each simulation </w:t>
      </w:r>
      <w:r w:rsidR="001116C0">
        <w:rPr>
          <w:rFonts w:ascii="Times New Roman" w:hAnsi="Times New Roman" w:cs="Times New Roman"/>
          <w:lang w:eastAsia="zh-TW"/>
        </w:rPr>
        <w:lastRenderedPageBreak/>
        <w:t>scenario also suggested they performed very similarly.</w:t>
      </w:r>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Summaries later in the paper thus merge trees of both types. F</w:t>
      </w:r>
      <w:r w:rsidR="001116C0" w:rsidRPr="00A54453">
        <w:rPr>
          <w:rFonts w:ascii="Times New Roman" w:hAnsi="Times New Roman" w:cs="Times New Roman"/>
          <w:lang w:eastAsia="zh-TW"/>
        </w:rPr>
        <w:t xml:space="preserve">low and number of hybrid and </w:t>
      </w:r>
      <w:proofErr w:type="spellStart"/>
      <w:r w:rsidR="001116C0" w:rsidRPr="00A54453">
        <w:rPr>
          <w:rFonts w:ascii="Times New Roman" w:hAnsi="Times New Roman" w:cs="Times New Roman"/>
          <w:lang w:eastAsia="zh-TW"/>
        </w:rPr>
        <w:t>nonhybrid</w:t>
      </w:r>
      <w:proofErr w:type="spellEnd"/>
      <w:r w:rsidR="001116C0" w:rsidRPr="00A54453">
        <w:rPr>
          <w:rFonts w:ascii="Times New Roman" w:hAnsi="Times New Roman" w:cs="Times New Roman"/>
          <w:lang w:eastAsia="zh-TW"/>
        </w:rPr>
        <w:t xml:space="preserve"> taxa were </w:t>
      </w:r>
      <w:r w:rsidR="001116C0">
        <w:rPr>
          <w:rFonts w:ascii="Times New Roman" w:hAnsi="Times New Roman" w:cs="Times New Roman"/>
          <w:lang w:eastAsia="zh-TW"/>
        </w:rPr>
        <w:t>found to be</w:t>
      </w:r>
      <w:r w:rsidR="001116C0" w:rsidRPr="00A54453">
        <w:rPr>
          <w:rFonts w:ascii="Times New Roman" w:hAnsi="Times New Roman" w:cs="Times New Roman"/>
          <w:lang w:eastAsia="zh-TW"/>
        </w:rPr>
        <w:t xml:space="preserve"> important.</w:t>
      </w:r>
    </w:p>
    <w:commentRangeEnd w:id="4"/>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4"/>
      </w:r>
    </w:p>
    <w:p w14:paraId="5350AD21" w14:textId="71A0C7B4" w:rsidR="001116C0" w:rsidRDefault="007E0F84" w:rsidP="001116C0">
      <w:pPr>
        <w:spacing w:line="480" w:lineRule="auto"/>
        <w:rPr>
          <w:rFonts w:ascii="Times New Roman" w:hAnsi="Times New Roman" w:cs="Times New Roman"/>
          <w:lang w:eastAsia="zh-TW"/>
        </w:rPr>
      </w:pPr>
      <w:r>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Pr>
          <w:rFonts w:ascii="Times New Roman" w:hAnsi="Times New Roman" w:cs="Times New Roman"/>
          <w:lang w:eastAsia="zh-TW"/>
        </w:rPr>
        <w:t xml:space="preserve">in </w:t>
      </w:r>
      <w:r w:rsidR="001116C0">
        <w:rPr>
          <w:rFonts w:ascii="Times New Roman" w:hAnsi="Times New Roman" w:cs="Times New Roman"/>
          <w:lang w:eastAsia="zh-TW"/>
        </w:rPr>
        <w:t>Fig</w:t>
      </w:r>
      <w:r>
        <w:rPr>
          <w:rFonts w:ascii="Times New Roman" w:hAnsi="Times New Roman" w:cs="Times New Roman"/>
          <w:lang w:eastAsia="zh-TW"/>
        </w:rPr>
        <w:t xml:space="preserve">ure </w:t>
      </w:r>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0C8F25DC"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t>
      </w:r>
      <w:r>
        <w:rPr>
          <w:rFonts w:ascii="Times New Roman" w:hAnsi="Times New Roman" w:cs="Times New Roman"/>
        </w:rPr>
        <w:lastRenderedPageBreak/>
        <w:t xml:space="preserve">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ins w:id="5" w:author="Microsoft Office 使用者" w:date="2017-09-17T11:09:00Z">
        <w:r w:rsidR="005C3B3B">
          <w:rPr>
            <w:rFonts w:ascii="Times New Roman" w:hAnsi="Times New Roman" w:cs="Times New Roman"/>
          </w:rPr>
          <w:t xml:space="preserve"> in particular for tree</w:t>
        </w:r>
      </w:ins>
      <w:ins w:id="6" w:author="Microsoft Office 使用者" w:date="2017-09-17T11:10:00Z">
        <w:r w:rsidR="005C3B3B">
          <w:rPr>
            <w:rFonts w:ascii="Times New Roman" w:hAnsi="Times New Roman" w:cs="Times New Roman"/>
          </w:rPr>
          <w:t xml:space="preserve"> of 100 taxa</w:t>
        </w:r>
      </w:ins>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312BB8E1"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however, there is cause for concern. Though the median estimates across simulations were fairly close to the true values, the range across simulation replicates was still quite extreme. For example, for 100 taxon trees with 10 hybrids, the “best case” sc</w:t>
      </w:r>
      <w:proofErr w:type="spellStart"/>
      <w:r w:rsidRPr="00A54453">
        <w:rPr>
          <w:rFonts w:ascii="Times New Roman" w:hAnsi="Times New Roman" w:cs="Times New Roman"/>
          <w:lang w:eastAsia="zh-TW"/>
        </w:rPr>
        <w:t>enario</w:t>
      </w:r>
      <w:proofErr w:type="spellEnd"/>
      <w:r w:rsidRPr="00A54453">
        <w:rPr>
          <w:rFonts w:ascii="Times New Roman" w:hAnsi="Times New Roman" w:cs="Times New Roman"/>
          <w:lang w:eastAsia="zh-TW"/>
        </w:rPr>
        <w:t xml:space="preserve">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0.13</m:t>
                    </m:r>
                  </m:e>
                </m:func>
              </m:e>
            </m:func>
            <m:r>
              <w:rPr>
                <w:rFonts w:ascii="Cambria Math" w:hAnsi="Cambria Math" w:cs="Times New Roman"/>
                <w:lang w:eastAsia="zh-TW"/>
              </w:rPr>
              <m:t>)</m:t>
            </m:r>
          </m:e>
        </m:func>
      </m:oMath>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0.00001g to 10,707,208g.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w:t>
      </w:r>
      <w:proofErr w:type="spellStart"/>
      <w:r w:rsidRPr="00A54453">
        <w:rPr>
          <w:rFonts w:ascii="Times New Roman" w:hAnsi="Times New Roman" w:cs="Times New Roman"/>
          <w:i/>
          <w:lang w:eastAsia="zh-TW"/>
        </w:rPr>
        <w:t>Identifiability</w:t>
      </w:r>
      <w:proofErr w:type="spellEnd"/>
      <w:r w:rsidRPr="00A54453">
        <w:rPr>
          <w:rFonts w:ascii="Times New Roman" w:hAnsi="Times New Roman" w:cs="Times New Roman"/>
          <w:i/>
          <w:lang w:eastAsia="zh-TW"/>
        </w:rPr>
        <w:t xml:space="preserve">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w:t>
      </w:r>
      <w:proofErr w:type="spellStart"/>
      <w:r>
        <w:rPr>
          <w:rFonts w:ascii="Times New Roman" w:hAnsi="Times New Roman" w:cs="Times New Roman"/>
        </w:rPr>
        <w:t>identifiability</w:t>
      </w:r>
      <w:proofErr w:type="spellEnd"/>
      <w:r>
        <w:rPr>
          <w:rFonts w:ascii="Times New Roman" w:hAnsi="Times New Roman" w:cs="Times New Roman"/>
        </w:rPr>
        <w:t xml:space="preserve">: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w:t>
      </w:r>
      <w:r w:rsidRPr="00A54453">
        <w:rPr>
          <w:rFonts w:ascii="Times New Roman" w:hAnsi="Times New Roman" w:cs="Times New Roman"/>
        </w:rPr>
        <w:lastRenderedPageBreak/>
        <w:t xml:space="preserve">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lastRenderedPageBreak/>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76074DC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the confidence interval (and MLE in all models) included zero, again suggesting lack of evidence for evolutionary speed ups or mean changes with hybridization. Measurement error was estimated to be substantial; in fact, the </w:t>
      </w:r>
      <w:r>
        <w:rPr>
          <w:rFonts w:ascii="Times New Roman" w:hAnsi="Times New Roman" w:cs="Times New Roman"/>
        </w:rPr>
        <w:lastRenderedPageBreak/>
        <w:t>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w:t>
      </w:r>
      <w:proofErr w:type="spellStart"/>
      <w:r>
        <w:rPr>
          <w:rFonts w:ascii="Times New Roman" w:hAnsi="Times New Roman" w:cs="Times New Roman"/>
        </w:rPr>
        <w:t>imates</w:t>
      </w:r>
      <w:proofErr w:type="spellEnd"/>
      <w:r>
        <w:rPr>
          <w:rFonts w:ascii="Times New Roman" w:hAnsi="Times New Roman" w:cs="Times New Roman"/>
        </w:rPr>
        <w:t xml:space="preserve"> of zero, variance at the tip due to the evolutionary process also near zero) with all observed variance being due to just measurement error at the tips. </w:t>
      </w:r>
      <w:commentRangeStart w:id="7"/>
      <w:r>
        <w:rPr>
          <w:rFonts w:ascii="Times New Roman" w:hAnsi="Times New Roman" w:cs="Times New Roman"/>
        </w:rPr>
        <w:t xml:space="preserve">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5C4F8B">
        <w:rPr>
          <w:rFonts w:ascii="Times New Roman" w:hAnsi="Times New Roman" w:cs="Times New Roman"/>
        </w:rPr>
        <w:t>as the free parameter</w:t>
      </w:r>
      <w:r>
        <w:rPr>
          <w:rFonts w:ascii="Times New Roman" w:hAnsi="Times New Roman" w:cs="Times New Roman"/>
        </w:rPr>
        <w:t xml:space="preserve">. There is strong evidence from this model that beta is greater than one (point estimate from best model is 2.358,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1.522 to 2.748; model averaged estimate is 2.206), suggesting that 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commentRangeEnd w:id="7"/>
      <w:r w:rsidR="005C4F8B">
        <w:rPr>
          <w:rStyle w:val="a6"/>
        </w:rPr>
        <w:commentReference w:id="7"/>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496518C0" w:rsidR="001116C0" w:rsidRDefault="005A5DF9" w:rsidP="001116C0">
      <w:pPr>
        <w:spacing w:line="480" w:lineRule="auto"/>
        <w:rPr>
          <w:rFonts w:ascii="Times New Roman" w:hAnsi="Times New Roman" w:cs="Times New Roman"/>
        </w:rPr>
      </w:pPr>
      <w:r w:rsidRPr="00BF4D8F">
        <w:rPr>
          <w:rFonts w:ascii="Times New Roman" w:hAnsi="Times New Roman" w:cs="Times New Roman"/>
          <w:noProof/>
          <w:lang w:eastAsia="zh-TW"/>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545EE2">
        <w:rPr>
          <w:rStyle w:val="a6"/>
        </w:rPr>
        <w:commentReference w:id="8"/>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w:t>
      </w:r>
      <w:r w:rsidRPr="00A54453">
        <w:rPr>
          <w:rFonts w:ascii="Times New Roman" w:hAnsi="Times New Roman" w:cs="Times New Roman"/>
          <w:lang w:eastAsia="zh-TW"/>
        </w:rPr>
        <w:lastRenderedPageBreak/>
        <w:t>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9"/>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5678DB5B" w14:textId="438F702F" w:rsidR="00E53089"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9"/>
      <w:r>
        <w:rPr>
          <w:rStyle w:val="a6"/>
        </w:rPr>
        <w:commentReference w:id="9"/>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w:t>
      </w:r>
      <w:r w:rsidRPr="00A54453">
        <w:rPr>
          <w:rFonts w:ascii="Times New Roman" w:eastAsia="標楷體" w:hAnsi="Times New Roman" w:cs="Times New Roman"/>
          <w:lang w:eastAsia="zh-TW"/>
        </w:rPr>
        <w:lastRenderedPageBreak/>
        <w:t xml:space="preserve">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標楷體"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10"/>
      <w:r w:rsidRPr="00410BA7">
        <w:rPr>
          <w:rFonts w:ascii="Times New Roman" w:hAnsi="Times New Roman" w:cs="Times New Roman"/>
          <w:lang w:eastAsia="zh-TW"/>
        </w:rPr>
        <w:t>It performs surprisingly poorly</w:t>
      </w:r>
      <w:commentRangeEnd w:id="10"/>
      <w:r w:rsidR="00E53089">
        <w:rPr>
          <w:rStyle w:val="a6"/>
        </w:rPr>
        <w:commentReference w:id="10"/>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w:t>
      </w:r>
      <w:r>
        <w:rPr>
          <w:rFonts w:ascii="Times New Roman" w:hAnsi="Times New Roman" w:cs="Times New Roman"/>
          <w:lang w:eastAsia="zh-TW"/>
        </w:rPr>
        <w:lastRenderedPageBreak/>
        <w:t xml:space="preserve">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Markovian</w:t>
      </w:r>
      <w:proofErr w:type="spellEnd"/>
      <w:r w:rsidRPr="00A54453">
        <w:rPr>
          <w:rFonts w:ascii="Times New Roman" w:hAnsi="Times New Roman" w:cs="Times New Roman"/>
        </w:rPr>
        <w:t xml:space="preserve">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w:t>
      </w:r>
      <w:r>
        <w:rPr>
          <w:rFonts w:ascii="Times New Roman" w:hAnsi="Times New Roman" w:cs="Times New Roman"/>
          <w:lang w:eastAsia="zh-TW"/>
        </w:rPr>
        <w:lastRenderedPageBreak/>
        <w:t xml:space="preserve">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 xml:space="preserve">Hybridization, polyploidy and invasion: Lessons from </w:t>
      </w:r>
      <w:proofErr w:type="spellStart"/>
      <w:r w:rsidRPr="00227EE6">
        <w:rPr>
          <w:rFonts w:ascii="Times New Roman" w:hAnsi="Times New Roman" w:cs="Times New Roman"/>
        </w:rPr>
        <w:t>Spartina</w:t>
      </w:r>
      <w:proofErr w:type="spellEnd"/>
      <w:r w:rsidRPr="00227EE6">
        <w:rPr>
          <w:rFonts w:ascii="Times New Roman" w:hAnsi="Times New Roman" w:cs="Times New Roman"/>
        </w:rPr>
        <w:t xml:space="preserve">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proofErr w:type="spellStart"/>
      <w:r>
        <w:rPr>
          <w:rFonts w:ascii="Times New Roman" w:hAnsi="Times New Roman" w:cs="Times New Roman"/>
        </w:rPr>
        <w:t>A</w:t>
      </w:r>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w:t>
      </w:r>
      <w:proofErr w:type="gramStart"/>
      <w:r w:rsidR="00275104" w:rsidRPr="00275104">
        <w:rPr>
          <w:rFonts w:ascii="Times New Roman" w:hAnsi="Times New Roman" w:cs="Times New Roman"/>
        </w:rPr>
        <w:t>​.​</w:t>
      </w:r>
      <w:proofErr w:type="gramEnd"/>
      <w:r w:rsidR="00275104" w:rsidRPr="00275104">
        <w:rPr>
          <w:rFonts w:ascii="Times New Roman" w:hAnsi="Times New Roman" w:cs="Times New Roman"/>
        </w:rPr>
        <w:t xml:space="preserve">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w:t>
      </w:r>
      <w:proofErr w:type="spellStart"/>
      <w:r>
        <w:rPr>
          <w:rFonts w:ascii="Times New Roman" w:hAnsi="Times New Roman" w:cs="Times New Roman"/>
        </w:rPr>
        <w:t>Macheler</w:t>
      </w:r>
      <w:proofErr w:type="spellEnd"/>
      <w:r>
        <w:rPr>
          <w:rFonts w:ascii="Times New Roman" w:hAnsi="Times New Roman" w:cs="Times New Roman"/>
        </w:rPr>
        <w:t xml:space="preserve">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w:t>
      </w:r>
      <w:proofErr w:type="spellStart"/>
      <w:r w:rsidRPr="00A54453">
        <w:rPr>
          <w:rFonts w:ascii="Times New Roman" w:hAnsi="Times New Roman" w:cs="Times New Roman"/>
        </w:rPr>
        <w:t>Boettiger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Boettiger</w:t>
      </w:r>
      <w:proofErr w:type="spellEnd"/>
      <w:r w:rsidRPr="00A54453">
        <w:rPr>
          <w:rFonts w:ascii="Times New Roman" w:hAnsi="Times New Roman" w:cs="Times New Roman"/>
        </w:rPr>
        <w:t xml:space="preserve">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lastRenderedPageBreak/>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Froese</w:t>
      </w:r>
      <w:proofErr w:type="spellEnd"/>
      <w:r w:rsidRPr="00A54453">
        <w:rPr>
          <w:rFonts w:ascii="Times New Roman" w:hAnsi="Times New Roman" w:cs="Times New Roman"/>
        </w:rPr>
        <w:t xml:space="preserv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Morrison D.A. 2014. Is the tree of life the best metaphor, model, or heuristic for </w:t>
      </w:r>
      <w:proofErr w:type="spellStart"/>
      <w:r w:rsidRPr="00A54453">
        <w:rPr>
          <w:rFonts w:ascii="Times New Roman" w:hAnsi="Times New Roman" w:cs="Times New Roman"/>
        </w:rPr>
        <w:t>phylogenetics</w:t>
      </w:r>
      <w:proofErr w:type="spellEnd"/>
      <w:r w:rsidRPr="00A54453">
        <w:rPr>
          <w:rFonts w:ascii="Times New Roman" w:hAnsi="Times New Roman" w:cs="Times New Roman"/>
        </w:rPr>
        <w:t>?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Otto S.P.,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J. 2000. </w:t>
      </w:r>
      <w:proofErr w:type="spellStart"/>
      <w:r w:rsidRPr="00A54453">
        <w:rPr>
          <w:rFonts w:ascii="Times New Roman" w:hAnsi="Times New Roman" w:cs="Times New Roman"/>
        </w:rPr>
        <w:t>Polyploid</w:t>
      </w:r>
      <w:proofErr w:type="spellEnd"/>
      <w:r w:rsidRPr="00A54453">
        <w:rPr>
          <w:rFonts w:ascii="Times New Roman" w:hAnsi="Times New Roman" w:cs="Times New Roman"/>
        </w:rPr>
        <w:t xml:space="preserve">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lastRenderedPageBreak/>
        <w:t>Paradis</w:t>
      </w:r>
      <w:proofErr w:type="spellEnd"/>
      <w:r>
        <w:rPr>
          <w:rFonts w:ascii="Times New Roman" w:hAnsi="Times New Roman" w:cs="Times New Roman"/>
        </w:rPr>
        <w:t xml:space="preserve"> E, Claude J. &amp; Strimmer K. 2004. APE: analyses of </w:t>
      </w:r>
      <w:proofErr w:type="spellStart"/>
      <w:r>
        <w:rPr>
          <w:rFonts w:ascii="Times New Roman" w:hAnsi="Times New Roman" w:cs="Times New Roman"/>
        </w:rPr>
        <w:t>phylogenetics</w:t>
      </w:r>
      <w:proofErr w:type="spellEnd"/>
      <w:r>
        <w:rPr>
          <w:rFonts w:ascii="Times New Roman" w:hAnsi="Times New Roman" w:cs="Times New Roman"/>
        </w:rPr>
        <w:t xml:space="preserve">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w:t>
      </w:r>
      <w:proofErr w:type="spellStart"/>
      <w:r>
        <w:rPr>
          <w:rFonts w:ascii="Times New Roman" w:hAnsi="Times New Roman" w:cs="Times New Roman"/>
        </w:rPr>
        <w:t>homoploid</w:t>
      </w:r>
      <w:proofErr w:type="spellEnd"/>
      <w:r>
        <w:rPr>
          <w:rFonts w:ascii="Times New Roman" w:hAnsi="Times New Roman" w:cs="Times New Roman"/>
        </w:rPr>
        <w:t xml:space="preserve">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冬川 鍾" w:date="2017-09-03T02:43:00Z" w:initials="鍾">
    <w:p w14:paraId="73B36A99" w14:textId="5DFEE902" w:rsidR="005942FF" w:rsidRDefault="005942FF">
      <w:pPr>
        <w:pStyle w:val="a4"/>
      </w:pPr>
      <w:r>
        <w:rPr>
          <w:rStyle w:val="a6"/>
        </w:rPr>
        <w:annotationRef/>
      </w:r>
      <w:r w:rsidR="00B84A6B">
        <w:t>Shall we put the visualization of points plots</w:t>
      </w:r>
      <w:r>
        <w:t xml:space="preserve"> in </w:t>
      </w:r>
      <w:proofErr w:type="gramStart"/>
      <w:r>
        <w:t>Supp. ?</w:t>
      </w:r>
      <w:proofErr w:type="gramEnd"/>
      <w:r>
        <w:t xml:space="preserve"> </w:t>
      </w:r>
    </w:p>
  </w:comment>
  <w:comment w:id="2" w:author="Tony Jhwueng" w:date="2015-11-02T10:02:00Z" w:initials="TJ">
    <w:p w14:paraId="234350E5" w14:textId="5F50B4CC" w:rsidR="005942FF" w:rsidRDefault="005942FF" w:rsidP="001116C0">
      <w:pPr>
        <w:pStyle w:val="a4"/>
      </w:pPr>
      <w:r>
        <w:rPr>
          <w:rStyle w:val="a6"/>
        </w:rPr>
        <w:annotationRef/>
      </w:r>
      <w:r>
        <w:t xml:space="preserve">Editor’s comment 13) Brian, cold you please help for response in the </w:t>
      </w:r>
      <w:proofErr w:type="gramStart"/>
      <w:r>
        <w:t>letter ?</w:t>
      </w:r>
      <w:proofErr w:type="gramEnd"/>
      <w:r>
        <w:t xml:space="preserve"> </w:t>
      </w:r>
    </w:p>
  </w:comment>
  <w:comment w:id="3" w:author="冬川 鍾" w:date="2017-09-03T03:03:00Z" w:initials="鍾">
    <w:p w14:paraId="5E562DA3" w14:textId="0D5997E9" w:rsidR="005942FF" w:rsidRDefault="005942FF">
      <w:pPr>
        <w:pStyle w:val="a4"/>
      </w:pPr>
      <w:r>
        <w:rPr>
          <w:rStyle w:val="a6"/>
        </w:rPr>
        <w:annotationRef/>
      </w:r>
      <w:r w:rsidR="003A0CC4">
        <w:t>Tony will do this after</w:t>
      </w:r>
      <w:r>
        <w:t xml:space="preserve"> submitting</w:t>
      </w:r>
      <w:r w:rsidR="003A0CC4">
        <w:t xml:space="preserve"> the </w:t>
      </w:r>
      <w:proofErr w:type="spellStart"/>
      <w:r w:rsidR="003A0CC4">
        <w:t>ms.</w:t>
      </w:r>
      <w:proofErr w:type="spellEnd"/>
    </w:p>
  </w:comment>
  <w:comment w:id="4" w:author="冬川 鍾" w:date="2017-09-03T03:13:00Z" w:initials="鍾">
    <w:p w14:paraId="15244111" w14:textId="0837A79F" w:rsidR="005942FF" w:rsidRDefault="005942FF">
      <w:pPr>
        <w:pStyle w:val="a4"/>
      </w:pPr>
      <w:r>
        <w:rPr>
          <w:rStyle w:val="a6"/>
        </w:rPr>
        <w:annotationRef/>
      </w:r>
      <w:r>
        <w:t xml:space="preserve">SHALL we write this paragraph using our latest results? </w:t>
      </w:r>
    </w:p>
  </w:comment>
  <w:comment w:id="7" w:author="Microsoft Office 使用者" w:date="2017-09-17T10:52:00Z" w:initials="Office">
    <w:p w14:paraId="19286C3B" w14:textId="232C5862" w:rsidR="005C4F8B" w:rsidRDefault="005C4F8B">
      <w:pPr>
        <w:pStyle w:val="a4"/>
      </w:pPr>
      <w:r>
        <w:rPr>
          <w:rStyle w:val="a6"/>
        </w:rPr>
        <w:annotationRef/>
      </w:r>
      <w:r>
        <w:t>SHALL WE USE TABLE</w:t>
      </w:r>
      <w:r w:rsidR="00B144E0">
        <w:t xml:space="preserve"> That including </w:t>
      </w:r>
      <w:proofErr w:type="gramStart"/>
      <w:r w:rsidR="00B144E0">
        <w:t>penalty</w:t>
      </w:r>
      <w:r>
        <w:t xml:space="preserve"> ?</w:t>
      </w:r>
      <w:proofErr w:type="gramEnd"/>
    </w:p>
  </w:comment>
  <w:comment w:id="8" w:author="Microsoft Office 使用者" w:date="2017-09-02T09:52:00Z" w:initials="Office">
    <w:p w14:paraId="5E31C9F8" w14:textId="4BFCBC9A" w:rsidR="005942FF" w:rsidRDefault="005942FF">
      <w:pPr>
        <w:pStyle w:val="a4"/>
      </w:pPr>
      <w:r>
        <w:rPr>
          <w:rStyle w:val="a6"/>
        </w:rPr>
        <w:annotationRef/>
      </w:r>
      <w:r w:rsidR="005C4F8B">
        <w:t xml:space="preserve">Shall we use table that involve </w:t>
      </w:r>
      <w:proofErr w:type="gramStart"/>
      <w:r w:rsidR="005C4F8B">
        <w:t>penalty ?</w:t>
      </w:r>
      <w:proofErr w:type="gramEnd"/>
      <w:r w:rsidR="005C4F8B">
        <w:t xml:space="preserve"> </w:t>
      </w:r>
    </w:p>
    <w:p w14:paraId="0389793D" w14:textId="6AC930A7" w:rsidR="005C4F8B" w:rsidRDefault="00B84A6B">
      <w:pPr>
        <w:pStyle w:val="a4"/>
      </w:pPr>
      <w:r>
        <w:t>Please see</w:t>
      </w:r>
      <w:r w:rsidR="005C4F8B">
        <w:t xml:space="preserve"> </w:t>
      </w:r>
      <w:proofErr w:type="spellStart"/>
      <w:r w:rsidRPr="00B84A6B">
        <w:t>BMhyb_paper</w:t>
      </w:r>
      <w:proofErr w:type="spellEnd"/>
      <w:r w:rsidRPr="00B84A6B">
        <w:t>/NicotianaAug2017</w:t>
      </w:r>
      <w:r>
        <w:t>/</w:t>
      </w:r>
      <w:r w:rsidRPr="00B84A6B">
        <w:rPr>
          <w:rFonts w:ascii="Monaco" w:hAnsi="Monaco" w:cs="Monaco"/>
          <w:color w:val="F2F2F2"/>
          <w:sz w:val="20"/>
          <w:szCs w:val="20"/>
          <w:lang w:eastAsia="zh-TW"/>
        </w:rPr>
        <w:t xml:space="preserve"> </w:t>
      </w:r>
      <w:proofErr w:type="spellStart"/>
      <w:r w:rsidRPr="00B84A6B">
        <w:t>NicotianaResults_AllCombined.RData</w:t>
      </w:r>
      <w:proofErr w:type="spellEnd"/>
    </w:p>
    <w:p w14:paraId="4BEFEBB2" w14:textId="77777777" w:rsidR="00B84A6B" w:rsidRDefault="00B84A6B">
      <w:pPr>
        <w:pStyle w:val="a4"/>
      </w:pPr>
    </w:p>
    <w:p w14:paraId="4E9B93A8" w14:textId="77777777" w:rsidR="00B84A6B" w:rsidRDefault="00B84A6B">
      <w:pPr>
        <w:pStyle w:val="a4"/>
      </w:pPr>
    </w:p>
    <w:p w14:paraId="3FF0BC71" w14:textId="1C47BF34" w:rsidR="00B84A6B" w:rsidRDefault="00B84A6B">
      <w:pPr>
        <w:pStyle w:val="a4"/>
      </w:pPr>
      <w:r>
        <w:t xml:space="preserve">This table does not match the text, in particular, the best model is still fixed beta at 1 and </w:t>
      </w:r>
      <w:proofErr w:type="spellStart"/>
      <w:r>
        <w:t>vH</w:t>
      </w:r>
      <w:proofErr w:type="spellEnd"/>
      <w:r>
        <w:t xml:space="preserve"> at zero. Shall we try to </w:t>
      </w:r>
    </w:p>
    <w:p w14:paraId="307FA095" w14:textId="6BEFF13F" w:rsidR="00B84A6B" w:rsidRDefault="00B84A6B">
      <w:pPr>
        <w:pStyle w:val="a4"/>
      </w:pPr>
      <w:r>
        <w:t>do some adjustment [</w:t>
      </w:r>
      <w:proofErr w:type="gramStart"/>
      <w:r>
        <w:t>e.g. ]</w:t>
      </w:r>
      <w:proofErr w:type="gramEnd"/>
      <w:r>
        <w:t xml:space="preserve"> so that we have an example that beta is not 1 ?</w:t>
      </w:r>
    </w:p>
  </w:comment>
  <w:comment w:id="9" w:author="Microsoft Office User" w:date="2017-08-22T11:44:00Z" w:initials="Office">
    <w:p w14:paraId="16EF38F9" w14:textId="3AD37213" w:rsidR="005942FF" w:rsidRDefault="005942FF" w:rsidP="001116C0">
      <w:pPr>
        <w:pStyle w:val="a4"/>
      </w:pPr>
      <w:r>
        <w:rPr>
          <w:rStyle w:val="a6"/>
        </w:rPr>
        <w:annotationRef/>
      </w:r>
      <w:r>
        <w:t xml:space="preserve">Need replaced with latest one. </w:t>
      </w:r>
    </w:p>
  </w:comment>
  <w:comment w:id="10" w:author="冬川 鍾" w:date="2017-09-03T03:22:00Z" w:initials="鍾">
    <w:p w14:paraId="0C1661D2" w14:textId="2D0F80DB" w:rsidR="005942FF" w:rsidRDefault="005942FF">
      <w:pPr>
        <w:pStyle w:val="a4"/>
      </w:pPr>
      <w:r>
        <w:rPr>
          <w:rStyle w:val="a6"/>
        </w:rPr>
        <w:annotationRef/>
      </w:r>
      <w:r>
        <w:t>Is it still look poorly</w:t>
      </w:r>
      <w:r w:rsidR="00B84A6B">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B36A99" w15:done="0"/>
  <w15:commentEx w15:paraId="234350E5" w15:done="0"/>
  <w15:commentEx w15:paraId="5E562DA3" w15:done="0"/>
  <w15:commentEx w15:paraId="15244111" w15:done="0"/>
  <w15:commentEx w15:paraId="19286C3B" w15:done="0"/>
  <w15:commentEx w15:paraId="307FA095" w15:done="0"/>
  <w15:commentEx w15:paraId="16EF38F9" w15:done="0"/>
  <w15:commentEx w15:paraId="0C1661D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65DBB5" w14:textId="77777777" w:rsidR="00652F3F" w:rsidRDefault="00652F3F">
      <w:r>
        <w:separator/>
      </w:r>
    </w:p>
  </w:endnote>
  <w:endnote w:type="continuationSeparator" w:id="0">
    <w:p w14:paraId="699F4367" w14:textId="77777777" w:rsidR="00652F3F" w:rsidRDefault="00652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5942FF" w:rsidRDefault="005942FF">
        <w:pPr>
          <w:jc w:val="center"/>
        </w:pPr>
        <w:r>
          <w:fldChar w:fldCharType="begin"/>
        </w:r>
        <w:r>
          <w:instrText xml:space="preserve"> PAGE   \* MERGEFORMAT </w:instrText>
        </w:r>
        <w:r>
          <w:fldChar w:fldCharType="separate"/>
        </w:r>
        <w:r w:rsidR="005C3B3B">
          <w:rPr>
            <w:noProof/>
          </w:rPr>
          <w:t>12</w:t>
        </w:r>
        <w:r>
          <w:rPr>
            <w:noProof/>
          </w:rPr>
          <w:fldChar w:fldCharType="end"/>
        </w:r>
      </w:p>
    </w:sdtContent>
  </w:sdt>
  <w:p w14:paraId="2DCE4AA1" w14:textId="77777777" w:rsidR="005942FF" w:rsidRDefault="005942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71A446" w14:textId="77777777" w:rsidR="00652F3F" w:rsidRDefault="00652F3F">
      <w:r>
        <w:separator/>
      </w:r>
    </w:p>
  </w:footnote>
  <w:footnote w:type="continuationSeparator" w:id="0">
    <w:p w14:paraId="6BA6DDC7" w14:textId="77777777" w:rsidR="00652F3F" w:rsidRDefault="00652F3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C1F1E"/>
    <w:rsid w:val="000D4AC8"/>
    <w:rsid w:val="000F307E"/>
    <w:rsid w:val="00100AF4"/>
    <w:rsid w:val="001116C0"/>
    <w:rsid w:val="00112A9B"/>
    <w:rsid w:val="00116DA5"/>
    <w:rsid w:val="001220F9"/>
    <w:rsid w:val="001409BD"/>
    <w:rsid w:val="0017074C"/>
    <w:rsid w:val="001A1ABB"/>
    <w:rsid w:val="001A37F4"/>
    <w:rsid w:val="00203996"/>
    <w:rsid w:val="00237120"/>
    <w:rsid w:val="00267A5E"/>
    <w:rsid w:val="00275104"/>
    <w:rsid w:val="002805C7"/>
    <w:rsid w:val="002C4335"/>
    <w:rsid w:val="002E7E5D"/>
    <w:rsid w:val="0036013B"/>
    <w:rsid w:val="003A0CC4"/>
    <w:rsid w:val="00416613"/>
    <w:rsid w:val="004450A2"/>
    <w:rsid w:val="00474F21"/>
    <w:rsid w:val="00486028"/>
    <w:rsid w:val="00493CE4"/>
    <w:rsid w:val="004D3403"/>
    <w:rsid w:val="005308B5"/>
    <w:rsid w:val="00545EE2"/>
    <w:rsid w:val="005561E9"/>
    <w:rsid w:val="0056660D"/>
    <w:rsid w:val="00570B13"/>
    <w:rsid w:val="005942FF"/>
    <w:rsid w:val="00594C75"/>
    <w:rsid w:val="005A5DF9"/>
    <w:rsid w:val="005C3B3B"/>
    <w:rsid w:val="005C4F8B"/>
    <w:rsid w:val="005D3BCE"/>
    <w:rsid w:val="005D7A3C"/>
    <w:rsid w:val="00652F3F"/>
    <w:rsid w:val="00656F6B"/>
    <w:rsid w:val="006B2B46"/>
    <w:rsid w:val="006C22E4"/>
    <w:rsid w:val="00724CE9"/>
    <w:rsid w:val="0073077C"/>
    <w:rsid w:val="0077221B"/>
    <w:rsid w:val="007D7E70"/>
    <w:rsid w:val="007E0F84"/>
    <w:rsid w:val="007E391B"/>
    <w:rsid w:val="008026E1"/>
    <w:rsid w:val="00815417"/>
    <w:rsid w:val="00833D3B"/>
    <w:rsid w:val="00842DED"/>
    <w:rsid w:val="008446A5"/>
    <w:rsid w:val="00860036"/>
    <w:rsid w:val="00860596"/>
    <w:rsid w:val="008872D1"/>
    <w:rsid w:val="00887BDA"/>
    <w:rsid w:val="00891101"/>
    <w:rsid w:val="008C5074"/>
    <w:rsid w:val="008D151A"/>
    <w:rsid w:val="00920B01"/>
    <w:rsid w:val="00953B61"/>
    <w:rsid w:val="009561E2"/>
    <w:rsid w:val="00973990"/>
    <w:rsid w:val="00985F3E"/>
    <w:rsid w:val="00990398"/>
    <w:rsid w:val="00A27433"/>
    <w:rsid w:val="00A44D70"/>
    <w:rsid w:val="00A46913"/>
    <w:rsid w:val="00A71EA0"/>
    <w:rsid w:val="00A76491"/>
    <w:rsid w:val="00A80626"/>
    <w:rsid w:val="00A95334"/>
    <w:rsid w:val="00AA00FC"/>
    <w:rsid w:val="00AC7EB7"/>
    <w:rsid w:val="00AD0C62"/>
    <w:rsid w:val="00AF1BBD"/>
    <w:rsid w:val="00B144E0"/>
    <w:rsid w:val="00B64248"/>
    <w:rsid w:val="00B70293"/>
    <w:rsid w:val="00B82ABD"/>
    <w:rsid w:val="00B84A6B"/>
    <w:rsid w:val="00BA5E3F"/>
    <w:rsid w:val="00BB514A"/>
    <w:rsid w:val="00BF4D8F"/>
    <w:rsid w:val="00C0720D"/>
    <w:rsid w:val="00C16D52"/>
    <w:rsid w:val="00C450F9"/>
    <w:rsid w:val="00CA6EA7"/>
    <w:rsid w:val="00CA7144"/>
    <w:rsid w:val="00CD3446"/>
    <w:rsid w:val="00CE4E9B"/>
    <w:rsid w:val="00D34566"/>
    <w:rsid w:val="00DF2A63"/>
    <w:rsid w:val="00E14F21"/>
    <w:rsid w:val="00E53089"/>
    <w:rsid w:val="00E761AE"/>
    <w:rsid w:val="00E92FBC"/>
    <w:rsid w:val="00EC43E4"/>
    <w:rsid w:val="00ED7E7F"/>
    <w:rsid w:val="00EE03EB"/>
    <w:rsid w:val="00EE74ED"/>
    <w:rsid w:val="00F07EF1"/>
    <w:rsid w:val="00F13547"/>
    <w:rsid w:val="00F36405"/>
    <w:rsid w:val="00F43B23"/>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38</Pages>
  <Words>8898</Words>
  <Characters>50725</Characters>
  <Application>Microsoft Macintosh Word</Application>
  <DocSecurity>0</DocSecurity>
  <Lines>422</Lines>
  <Paragraphs>119</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59504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86</cp:revision>
  <dcterms:created xsi:type="dcterms:W3CDTF">2017-08-28T17:18:00Z</dcterms:created>
  <dcterms:modified xsi:type="dcterms:W3CDTF">2017-09-17T03:10:00Z</dcterms:modified>
</cp:coreProperties>
</file>