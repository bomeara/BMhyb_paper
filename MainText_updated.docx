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b/>
        </w:rPr>
      </w:pPr>
      <w:r w:rsidRPr="00A54453">
        <w:t>Running Head: H</w:t>
      </w:r>
      <w:r w:rsidRPr="00A54453">
        <w:rPr>
          <w:lang w:eastAsia="zh-TW"/>
        </w:rPr>
        <w:t>YBRID</w:t>
      </w:r>
      <w:r w:rsidRPr="00A54453">
        <w:t xml:space="preserve"> </w:t>
      </w:r>
      <w:r w:rsidRPr="00A54453">
        <w:rPr>
          <w:lang w:eastAsia="zh-TW"/>
        </w:rPr>
        <w:t>TRAIT EVOLUTION</w:t>
      </w:r>
    </w:p>
    <w:p w14:paraId="22D50D36" w14:textId="77777777" w:rsidR="001116C0" w:rsidRPr="00A54453" w:rsidRDefault="001116C0" w:rsidP="001116C0">
      <w:pPr>
        <w:spacing w:line="480" w:lineRule="auto"/>
        <w:rPr>
          <w:b/>
        </w:rPr>
      </w:pPr>
    </w:p>
    <w:p w14:paraId="6268928D" w14:textId="77777777" w:rsidR="001116C0" w:rsidRPr="00A54453" w:rsidRDefault="001116C0" w:rsidP="001116C0">
      <w:pPr>
        <w:spacing w:line="480" w:lineRule="auto"/>
        <w:rPr>
          <w:b/>
        </w:rPr>
      </w:pPr>
      <w:r w:rsidRPr="00A54453">
        <w:rPr>
          <w:b/>
          <w:lang w:eastAsia="zh-TW"/>
        </w:rPr>
        <w:t>T</w:t>
      </w:r>
      <w:r w:rsidRPr="00A54453">
        <w:rPr>
          <w:b/>
        </w:rPr>
        <w:t xml:space="preserve">rait </w:t>
      </w:r>
      <w:r w:rsidRPr="00A54453">
        <w:rPr>
          <w:b/>
          <w:lang w:eastAsia="zh-TW"/>
        </w:rPr>
        <w:t>E</w:t>
      </w:r>
      <w:r w:rsidRPr="00A54453">
        <w:rPr>
          <w:b/>
        </w:rPr>
        <w:t xml:space="preserve">volution on </w:t>
      </w:r>
      <w:r w:rsidRPr="00A54453">
        <w:rPr>
          <w:b/>
          <w:lang w:eastAsia="zh-TW"/>
        </w:rPr>
        <w:t>P</w:t>
      </w:r>
      <w:r w:rsidRPr="00A54453">
        <w:rPr>
          <w:b/>
        </w:rPr>
        <w:t xml:space="preserve">hylogenetic </w:t>
      </w:r>
      <w:r w:rsidRPr="00A54453">
        <w:rPr>
          <w:b/>
          <w:lang w:eastAsia="zh-TW"/>
        </w:rPr>
        <w:t>N</w:t>
      </w:r>
      <w:r w:rsidRPr="00A54453">
        <w:rPr>
          <w:b/>
        </w:rPr>
        <w:t>etworks</w:t>
      </w:r>
    </w:p>
    <w:p w14:paraId="60CB256E" w14:textId="77777777" w:rsidR="001116C0" w:rsidRPr="00A54453" w:rsidRDefault="001116C0" w:rsidP="001116C0">
      <w:pPr>
        <w:spacing w:line="480" w:lineRule="auto"/>
        <w:outlineLvl w:val="0"/>
      </w:pPr>
      <w:proofErr w:type="spellStart"/>
      <w:r w:rsidRPr="00A54453">
        <w:t>Dwueng-Chwuan</w:t>
      </w:r>
      <w:proofErr w:type="spellEnd"/>
      <w:r w:rsidRPr="00A54453">
        <w:t xml:space="preserve"> Jhwueng</w:t>
      </w:r>
      <w:r w:rsidRPr="00A54453">
        <w:rPr>
          <w:vertAlign w:val="superscript"/>
        </w:rPr>
        <w:t>1,2</w:t>
      </w:r>
      <w:r w:rsidRPr="00A54453">
        <w:t>, and Brian C. O’Meara</w:t>
      </w:r>
      <w:r w:rsidRPr="00A54453">
        <w:rPr>
          <w:vertAlign w:val="superscript"/>
          <w:lang w:eastAsia="zh-TW"/>
        </w:rPr>
        <w:t>3,4</w:t>
      </w:r>
    </w:p>
    <w:p w14:paraId="6C67D09D" w14:textId="77777777" w:rsidR="001116C0" w:rsidRPr="00A54453" w:rsidRDefault="001116C0" w:rsidP="001116C0">
      <w:pPr>
        <w:spacing w:line="480" w:lineRule="auto"/>
        <w:rPr>
          <w:b/>
        </w:rPr>
      </w:pPr>
    </w:p>
    <w:p w14:paraId="65BB0733" w14:textId="77777777" w:rsidR="001116C0" w:rsidRPr="00A54453" w:rsidRDefault="001116C0" w:rsidP="001116C0">
      <w:pPr>
        <w:spacing w:line="480" w:lineRule="auto"/>
        <w:outlineLvl w:val="0"/>
        <w:rPr>
          <w:i/>
          <w:color w:val="000000"/>
          <w:szCs w:val="15"/>
        </w:rPr>
      </w:pPr>
      <w:r w:rsidRPr="00A54453">
        <w:rPr>
          <w:iCs/>
          <w:vertAlign w:val="superscript"/>
          <w:lang w:eastAsia="zh-TW"/>
        </w:rPr>
        <w:t>1</w:t>
      </w:r>
      <w:r w:rsidRPr="00A54453">
        <w:rPr>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i/>
          <w:color w:val="000000"/>
          <w:szCs w:val="15"/>
        </w:rPr>
      </w:pPr>
      <w:r w:rsidRPr="00A54453">
        <w:rPr>
          <w:i/>
          <w:color w:val="000000"/>
          <w:szCs w:val="15"/>
        </w:rPr>
        <w:t xml:space="preserve"> No. 100, </w:t>
      </w:r>
      <w:proofErr w:type="spellStart"/>
      <w:r w:rsidRPr="00A54453">
        <w:rPr>
          <w:i/>
          <w:color w:val="000000"/>
          <w:szCs w:val="15"/>
        </w:rPr>
        <w:t>Wenhwa</w:t>
      </w:r>
      <w:proofErr w:type="spellEnd"/>
      <w:r w:rsidRPr="00A54453">
        <w:rPr>
          <w:i/>
          <w:color w:val="000000"/>
          <w:szCs w:val="15"/>
        </w:rPr>
        <w:t xml:space="preserve"> Rd., </w:t>
      </w:r>
      <w:proofErr w:type="spellStart"/>
      <w:r w:rsidRPr="00A54453">
        <w:rPr>
          <w:i/>
          <w:color w:val="000000"/>
          <w:szCs w:val="15"/>
        </w:rPr>
        <w:t>Seatwen</w:t>
      </w:r>
      <w:proofErr w:type="spellEnd"/>
      <w:r w:rsidRPr="00A54453">
        <w:rPr>
          <w:i/>
          <w:color w:val="000000"/>
          <w:szCs w:val="15"/>
        </w:rPr>
        <w:t>, Taichung, Taiwan 40724, R.O.C.</w:t>
      </w:r>
    </w:p>
    <w:p w14:paraId="2E8B300A" w14:textId="77777777" w:rsidR="001116C0" w:rsidRPr="00A54453" w:rsidRDefault="001116C0" w:rsidP="001116C0">
      <w:pPr>
        <w:spacing w:line="480" w:lineRule="auto"/>
        <w:outlineLvl w:val="0"/>
        <w:rPr>
          <w:b/>
          <w:i/>
          <w:lang w:eastAsia="zh-TW"/>
        </w:rPr>
      </w:pPr>
      <w:r w:rsidRPr="00A54453">
        <w:rPr>
          <w:vertAlign w:val="superscript"/>
          <w:lang w:eastAsia="zh-TW"/>
        </w:rPr>
        <w:t>2</w:t>
      </w:r>
      <w:proofErr w:type="gramStart"/>
      <w:r w:rsidRPr="00A54453">
        <w:rPr>
          <w:i/>
        </w:rPr>
        <w:t>Email:dcjhwueng@</w:t>
      </w:r>
      <w:r w:rsidRPr="00A54453">
        <w:rPr>
          <w:i/>
          <w:lang w:eastAsia="zh-TW"/>
        </w:rPr>
        <w:t>fcu.</w:t>
      </w:r>
      <w:r w:rsidRPr="00A54453">
        <w:rPr>
          <w:i/>
        </w:rPr>
        <w:t>edu.tw</w:t>
      </w:r>
      <w:proofErr w:type="gramEnd"/>
      <w:r w:rsidRPr="00A54453">
        <w:rPr>
          <w:i/>
          <w:lang w:eastAsia="zh-TW"/>
        </w:rPr>
        <w:t xml:space="preserve"> </w:t>
      </w:r>
    </w:p>
    <w:p w14:paraId="2CBEB64B" w14:textId="77777777" w:rsidR="001116C0" w:rsidRPr="00A54453" w:rsidRDefault="001116C0" w:rsidP="001116C0">
      <w:pPr>
        <w:spacing w:line="480" w:lineRule="auto"/>
        <w:rPr>
          <w:i/>
        </w:rPr>
      </w:pPr>
      <w:r w:rsidRPr="00A54453">
        <w:rPr>
          <w:vertAlign w:val="superscript"/>
          <w:lang w:eastAsia="zh-TW"/>
        </w:rPr>
        <w:t>3</w:t>
      </w:r>
      <w:r w:rsidRPr="00A54453">
        <w:rPr>
          <w:i/>
        </w:rPr>
        <w:t>Department of Ecology and Evolutionary Biology, University of Tennessee, Knoxville, TN, 37996-1610, USA</w:t>
      </w:r>
    </w:p>
    <w:p w14:paraId="2B6419BD" w14:textId="77777777" w:rsidR="001116C0" w:rsidRPr="00A54453" w:rsidRDefault="001116C0" w:rsidP="001116C0">
      <w:pPr>
        <w:spacing w:line="480" w:lineRule="auto"/>
        <w:rPr>
          <w:b/>
          <w:i/>
        </w:rPr>
      </w:pPr>
      <w:r w:rsidRPr="00A54453">
        <w:rPr>
          <w:vertAlign w:val="superscript"/>
          <w:lang w:eastAsia="zh-TW"/>
        </w:rPr>
        <w:t>4</w:t>
      </w:r>
      <w:r w:rsidRPr="00A54453">
        <w:rPr>
          <w:i/>
        </w:rPr>
        <w:t>Email: bomeara@utk.edu</w:t>
      </w:r>
    </w:p>
    <w:p w14:paraId="3A3C2DDE" w14:textId="77777777" w:rsidR="001116C0" w:rsidRPr="00A54453" w:rsidRDefault="001116C0" w:rsidP="001116C0">
      <w:pPr>
        <w:spacing w:line="480" w:lineRule="auto"/>
        <w:rPr>
          <w:b/>
        </w:rPr>
      </w:pPr>
    </w:p>
    <w:p w14:paraId="31B87F0E" w14:textId="77777777" w:rsidR="001116C0" w:rsidRPr="00A54453" w:rsidRDefault="001116C0" w:rsidP="001116C0">
      <w:pPr>
        <w:spacing w:line="480" w:lineRule="auto"/>
        <w:rPr>
          <w:b/>
          <w:lang w:eastAsia="zh-TW"/>
        </w:rPr>
      </w:pPr>
      <w:r w:rsidRPr="00A54453">
        <w:rPr>
          <w:b/>
        </w:rPr>
        <w:br w:type="page"/>
      </w:r>
      <w:r w:rsidRPr="00A54453">
        <w:rPr>
          <w:b/>
          <w:i/>
        </w:rPr>
        <w:lastRenderedPageBreak/>
        <w:t>Abstract</w:t>
      </w:r>
      <w:r w:rsidRPr="00A54453">
        <w:rPr>
          <w:i/>
        </w:rPr>
        <w:t xml:space="preserve"> </w:t>
      </w:r>
    </w:p>
    <w:p w14:paraId="28EC6DFA" w14:textId="16CC0AF4" w:rsidR="001116C0" w:rsidRPr="00A54453" w:rsidRDefault="001116C0" w:rsidP="00BF4D8F">
      <w:pPr>
        <w:tabs>
          <w:tab w:val="left" w:pos="4770"/>
        </w:tabs>
        <w:spacing w:line="480" w:lineRule="auto"/>
      </w:pPr>
      <w:r w:rsidRPr="00A54453">
        <w:t>Species may evolve on a reticulate network</w:t>
      </w:r>
      <w:r>
        <w:t xml:space="preserve"> due to hybridization or other gene flow </w:t>
      </w:r>
      <w:r w:rsidRPr="00A54453">
        <w:t xml:space="preserve">rather than </w:t>
      </w:r>
      <w:r>
        <w:t xml:space="preserve">on a </w:t>
      </w:r>
      <w:r w:rsidRPr="00A54453">
        <w:t>strictly bifurcating tree, but comparative methods to deal with</w:t>
      </w:r>
      <w:r>
        <w:t xml:space="preserve"> trait evolution on a network are lacking</w:t>
      </w:r>
      <w:r w:rsidRPr="00A54453">
        <w:t xml:space="preserve">. </w:t>
      </w:r>
      <w:r>
        <w:t>We create such a method for a Brownian motion model</w:t>
      </w:r>
      <w:r w:rsidRPr="00A54453">
        <w:t xml:space="preserve">. </w:t>
      </w:r>
      <w:r>
        <w:t>Our method</w:t>
      </w:r>
      <w:r w:rsidRPr="00A54453">
        <w:t xml:space="preserve"> </w:t>
      </w:r>
      <w:r>
        <w:t>seeks to</w:t>
      </w:r>
      <w:r w:rsidRPr="00A54453">
        <w:t xml:space="preserve"> separately or jointly detect a bias in trait value coming from hybridization (</w:t>
      </w:r>
      <m:oMath>
        <m:r>
          <w:rPr>
            <w:rFonts w:ascii="Cambria Math" w:hAnsi="Cambria Math"/>
          </w:rPr>
          <m:t>β</m:t>
        </m:r>
      </m:oMath>
      <w:r w:rsidRPr="00A54453">
        <w:t>)</w:t>
      </w:r>
      <w:r>
        <w:t xml:space="preserve"> and</w:t>
      </w:r>
      <w:r w:rsidRPr="00A54453">
        <w:t xml:space="preserve"> a burst of variation</w:t>
      </w:r>
      <w:r>
        <w:t xml:space="preserve"> at the time of hybridization</w:t>
      </w:r>
      <w:r w:rsidRPr="00A54453">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 associated with the hybridization event</w:t>
      </w:r>
      <w:r>
        <w:t>,</w:t>
      </w:r>
      <w:r w:rsidRPr="00A54453">
        <w:t xml:space="preserve"> </w:t>
      </w:r>
      <w:del w:id="0" w:author="O'Meara, Brian C" w:date="2018-07-23T15:32:00Z">
        <w:r w:rsidRPr="00A54453" w:rsidDel="00A8424B">
          <w:delText xml:space="preserve">as well as </w:delText>
        </w:r>
      </w:del>
      <w:r w:rsidRPr="00A54453">
        <w:t xml:space="preserve">traditional </w:t>
      </w:r>
      <w:r>
        <w:t xml:space="preserve">Brownian motion </w:t>
      </w:r>
      <w:r w:rsidRPr="00A54453">
        <w:t>parameters of</w:t>
      </w:r>
      <w:r>
        <w:t xml:space="preserve"> ancestral state </w:t>
      </w:r>
      <m:oMath>
        <m:r>
          <w:rPr>
            <w:rFonts w:ascii="Cambria Math" w:hAnsi="Cambria Math"/>
          </w:rPr>
          <m:t>(μ)</m:t>
        </m:r>
      </m:oMath>
      <w:r>
        <w:t xml:space="preserve"> and rate of evolution (</w:t>
      </w:r>
      <m:oMath>
        <m:r>
          <w:rPr>
            <w:rFonts w:ascii="Cambria Math" w:hAnsi="Cambria Math"/>
          </w:rPr>
          <m:t>σ</m:t>
        </m:r>
      </m:oMath>
      <w:r>
        <w:t>), as well as measurement</w:t>
      </w:r>
      <w:r w:rsidRPr="00A54453">
        <w:t xml:space="preserve"> error</w:t>
      </w:r>
      <w:r>
        <w:t xml:space="preserve"> at the tips</w:t>
      </w:r>
      <w:r w:rsidRPr="00A54453">
        <w:t xml:space="preserve"> (SE). </w:t>
      </w:r>
      <w:r>
        <w:t xml:space="preserve">We test the method with extensive simulations. We also apply the model to two empirical examples, cichlid body size and </w:t>
      </w:r>
      <w:r>
        <w:rPr>
          <w:i/>
        </w:rPr>
        <w:t>Nicotiana</w:t>
      </w:r>
      <w:r>
        <w:t xml:space="preserve"> drought tolerance. </w:t>
      </w:r>
      <w:r>
        <w:rPr>
          <w:lang w:eastAsia="zh-TW"/>
        </w:rPr>
        <w:t xml:space="preserve">The new method </w:t>
      </w:r>
      <w:r w:rsidR="00CE4E9B">
        <w:rPr>
          <w:lang w:eastAsia="zh-TW"/>
        </w:rPr>
        <w:t>is</w:t>
      </w:r>
      <w:r w:rsidR="00EE03EB">
        <w:rPr>
          <w:lang w:eastAsia="zh-TW"/>
        </w:rPr>
        <w:t xml:space="preserve"> </w:t>
      </w:r>
      <w:r>
        <w:rPr>
          <w:lang w:eastAsia="zh-TW"/>
        </w:rPr>
        <w:t xml:space="preserve">available </w:t>
      </w:r>
      <w:r w:rsidR="00416613">
        <w:rPr>
          <w:lang w:eastAsia="zh-TW"/>
        </w:rPr>
        <w:t>o</w:t>
      </w:r>
      <w:r>
        <w:rPr>
          <w:lang w:eastAsia="zh-TW"/>
        </w:rPr>
        <w:t xml:space="preserve">n </w:t>
      </w:r>
      <w:r w:rsidR="00416613" w:rsidRPr="00416613">
        <w:rPr>
          <w:lang w:eastAsia="zh-TW"/>
        </w:rPr>
        <w:t>CRAN</w:t>
      </w:r>
      <w:r w:rsidR="00D34566">
        <w:rPr>
          <w:lang w:eastAsia="zh-TW"/>
        </w:rPr>
        <w:t xml:space="preserve"> </w:t>
      </w:r>
      <w:r w:rsidR="00D34566">
        <w:t>- Package:</w:t>
      </w:r>
      <w:r>
        <w:t xml:space="preserve"> </w:t>
      </w:r>
      <w:proofErr w:type="spellStart"/>
      <w:r>
        <w:rPr>
          <w:i/>
        </w:rPr>
        <w:t>BMhyb</w:t>
      </w:r>
      <w:proofErr w:type="spellEnd"/>
      <w:r w:rsidR="00AA00FC">
        <w:t>.</w:t>
      </w:r>
    </w:p>
    <w:p w14:paraId="1143DD86" w14:textId="5B175B77" w:rsidR="001116C0" w:rsidRPr="00A54453" w:rsidRDefault="001116C0" w:rsidP="001116C0">
      <w:pPr>
        <w:spacing w:line="480" w:lineRule="auto"/>
      </w:pPr>
      <w:r w:rsidRPr="00A54453">
        <w:t xml:space="preserve">Keywords: </w:t>
      </w:r>
      <w:r w:rsidRPr="00A54453">
        <w:rPr>
          <w:lang w:eastAsia="zh-TW"/>
        </w:rPr>
        <w:t>h</w:t>
      </w:r>
      <w:r w:rsidRPr="00A54453">
        <w:t xml:space="preserve">ybridization, </w:t>
      </w:r>
      <w:r>
        <w:t>gene flow</w:t>
      </w:r>
      <w:r w:rsidRPr="00A54453">
        <w:t>, phylogenetic comparative methods, Brownian motion</w:t>
      </w:r>
      <w:r w:rsidRPr="00A54453">
        <w:rPr>
          <w:lang w:eastAsia="zh-TW"/>
        </w:rPr>
        <w:t xml:space="preserve">, </w:t>
      </w:r>
      <w:r w:rsidR="00EE74ED">
        <w:rPr>
          <w:lang w:eastAsia="zh-TW"/>
        </w:rPr>
        <w:t xml:space="preserve">reticulate </w:t>
      </w:r>
      <w:r w:rsidRPr="00A54453">
        <w:rPr>
          <w:lang w:eastAsia="zh-TW"/>
        </w:rPr>
        <w:t>network</w:t>
      </w:r>
      <w:r w:rsidRPr="00A54453">
        <w:t>.</w:t>
      </w:r>
    </w:p>
    <w:p w14:paraId="73961F04" w14:textId="77777777" w:rsidR="001116C0" w:rsidRPr="00A54453" w:rsidRDefault="001116C0" w:rsidP="001116C0">
      <w:pPr>
        <w:spacing w:line="480" w:lineRule="auto"/>
        <w:rPr>
          <w:b/>
        </w:rPr>
      </w:pPr>
    </w:p>
    <w:p w14:paraId="6130C547" w14:textId="77777777" w:rsidR="001116C0" w:rsidRPr="00A54453" w:rsidRDefault="001116C0" w:rsidP="001116C0">
      <w:pPr>
        <w:spacing w:line="480" w:lineRule="auto"/>
      </w:pPr>
      <w:r w:rsidRPr="00A54453">
        <w:br w:type="page"/>
      </w:r>
    </w:p>
    <w:p w14:paraId="270D1321" w14:textId="67099E0F" w:rsidR="001116C0" w:rsidRPr="00A54453" w:rsidRDefault="001116C0" w:rsidP="001116C0">
      <w:pPr>
        <w:spacing w:line="480" w:lineRule="auto"/>
      </w:pPr>
      <w:r w:rsidRPr="00A54453">
        <w:lastRenderedPageBreak/>
        <w:t>Various comparative methods have been proposed to deal with the fact of non-independence of species due to shared history on a phylogenetic tree (</w:t>
      </w:r>
      <w:proofErr w:type="spellStart"/>
      <w:r w:rsidRPr="00A54453">
        <w:t>Felsenstein</w:t>
      </w:r>
      <w:proofErr w:type="spellEnd"/>
      <w:r w:rsidRPr="00A54453">
        <w:t xml:space="preserve"> 1985, 2008; </w:t>
      </w:r>
      <w:proofErr w:type="spellStart"/>
      <w:r w:rsidRPr="00A54453">
        <w:t>Cheverud</w:t>
      </w:r>
      <w:proofErr w:type="spellEnd"/>
      <w:r w:rsidRPr="00A54453">
        <w:t xml:space="preserve"> et al. 1985; </w:t>
      </w:r>
      <w:proofErr w:type="spellStart"/>
      <w:r w:rsidRPr="00A54453">
        <w:t>Grafen</w:t>
      </w:r>
      <w:proofErr w:type="spellEnd"/>
      <w:r w:rsidRPr="00A54453">
        <w:t xml:space="preserve"> 1989;</w:t>
      </w:r>
      <w:r w:rsidRPr="00A54453">
        <w:rPr>
          <w:lang w:eastAsia="zh-TW"/>
        </w:rPr>
        <w:t xml:space="preserve"> </w:t>
      </w:r>
      <w:proofErr w:type="spellStart"/>
      <w:r w:rsidRPr="00A54453">
        <w:t>Gittleman</w:t>
      </w:r>
      <w:proofErr w:type="spellEnd"/>
      <w:r w:rsidRPr="00A54453">
        <w:t xml:space="preserve"> and </w:t>
      </w:r>
      <w:proofErr w:type="spellStart"/>
      <w:r w:rsidRPr="00A54453">
        <w:t>Kot</w:t>
      </w:r>
      <w:proofErr w:type="spellEnd"/>
      <w:r w:rsidRPr="00A54453">
        <w:t xml:space="preserve"> 1990; Hansen 199</w:t>
      </w:r>
      <w:r w:rsidRPr="00A54453">
        <w:rPr>
          <w:lang w:eastAsia="zh-TW"/>
        </w:rPr>
        <w:t>7</w:t>
      </w:r>
      <w:r w:rsidRPr="00A54453">
        <w:t xml:space="preserve">; Lynch 1991; </w:t>
      </w:r>
      <w:proofErr w:type="spellStart"/>
      <w:r w:rsidRPr="00A54453">
        <w:t>Housworth</w:t>
      </w:r>
      <w:proofErr w:type="spellEnd"/>
      <w:r w:rsidRPr="00A54453">
        <w:t xml:space="preserve"> et al. 2004; Butler and King 2004; O’Meara et al. 2006; Hansen et </w:t>
      </w:r>
      <w:r>
        <w:t>al. 2008; Beaulieu et al. 2012) as well as many other problems, ranging from ancestral state estimation (Schluter et al. 1997) to estimating the effect of traits on diversification rates (Maddison et al. 2007) to predicting extinction risk (Cardillo et al. 2006).</w:t>
      </w:r>
      <w:r w:rsidRPr="00A54453">
        <w:t xml:space="preserve"> However, hybridization, a fairly common process (Mallet 2005, 2007; </w:t>
      </w:r>
      <w:proofErr w:type="spellStart"/>
      <w:r w:rsidRPr="00A54453">
        <w:rPr>
          <w:lang w:eastAsia="zh-TW"/>
        </w:rPr>
        <w:t>Riesberg</w:t>
      </w:r>
      <w:proofErr w:type="spellEnd"/>
      <w:r w:rsidRPr="00A54453">
        <w:rPr>
          <w:lang w:eastAsia="zh-TW"/>
        </w:rPr>
        <w:t xml:space="preserve"> 2006</w:t>
      </w:r>
      <w:r w:rsidRPr="00A54453">
        <w:t>), results in species being related in a phylogenetic network</w:t>
      </w:r>
      <w:r>
        <w:t xml:space="preserve"> rather than a tree </w:t>
      </w:r>
      <w:r w:rsidR="00EE74ED">
        <w:t xml:space="preserve">structure </w:t>
      </w:r>
      <w:r>
        <w:t>(Arnold 1996</w:t>
      </w:r>
      <w:r w:rsidRPr="00A54453">
        <w:t>; Doolittle 1999; Otto and Whitton 2000</w:t>
      </w:r>
      <w:r w:rsidRPr="00A54453">
        <w:rPr>
          <w:lang w:eastAsia="zh-TW"/>
        </w:rPr>
        <w:t xml:space="preserve">; </w:t>
      </w:r>
      <w:r w:rsidRPr="00A54453">
        <w:t xml:space="preserve">Linder and </w:t>
      </w:r>
      <w:proofErr w:type="spellStart"/>
      <w:r w:rsidRPr="00A54453">
        <w:t>Rieseberg</w:t>
      </w:r>
      <w:proofErr w:type="spellEnd"/>
      <w:r w:rsidRPr="00A54453">
        <w:t xml:space="preserve"> 2004;</w:t>
      </w:r>
      <w:r w:rsidRPr="00A54453">
        <w:rPr>
          <w:lang w:eastAsia="zh-TW"/>
        </w:rPr>
        <w:t xml:space="preserve"> </w:t>
      </w:r>
      <w:proofErr w:type="spellStart"/>
      <w:r w:rsidRPr="00A54453">
        <w:t>Huson</w:t>
      </w:r>
      <w:proofErr w:type="spellEnd"/>
      <w:r w:rsidRPr="00A54453">
        <w:t xml:space="preserve"> et al. 2010</w:t>
      </w:r>
      <w:r w:rsidRPr="00A54453">
        <w:rPr>
          <w:lang w:eastAsia="zh-TW"/>
        </w:rPr>
        <w:t>; Nakhleh 2011</w:t>
      </w:r>
      <w:r w:rsidRPr="00A54453">
        <w:t>),</w:t>
      </w:r>
      <w:r w:rsidRPr="00A54453">
        <w:rPr>
          <w:lang w:eastAsia="zh-TW"/>
        </w:rPr>
        <w:t xml:space="preserve"> </w:t>
      </w:r>
      <w:r w:rsidRPr="00A54453">
        <w:t xml:space="preserve">and this </w:t>
      </w:r>
      <w:r>
        <w:t xml:space="preserve">reality </w:t>
      </w:r>
      <w:r w:rsidRPr="00A54453">
        <w:t>is</w:t>
      </w:r>
      <w:r w:rsidR="00EE74ED">
        <w:t xml:space="preserve"> currently</w:t>
      </w:r>
      <w:r w:rsidRPr="00A54453">
        <w:t xml:space="preserve"> not yet </w:t>
      </w:r>
      <w:r>
        <w:t>accommodated</w:t>
      </w:r>
      <w:r w:rsidRPr="00A54453">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lang w:eastAsia="zh-TW"/>
        </w:rPr>
        <w:t xml:space="preserve"> </w:t>
      </w:r>
      <w:r w:rsidRPr="00A54453">
        <w:t>Weigel et al. 2002</w:t>
      </w:r>
      <w:r w:rsidRPr="00A54453">
        <w:rPr>
          <w:lang w:eastAsia="zh-TW"/>
        </w:rPr>
        <w:t xml:space="preserve">; </w:t>
      </w:r>
      <w:proofErr w:type="spellStart"/>
      <w:r w:rsidRPr="00A54453">
        <w:t>Bryand</w:t>
      </w:r>
      <w:proofErr w:type="spellEnd"/>
      <w:r w:rsidRPr="00A54453">
        <w:t xml:space="preserve"> and Moulton 2004; </w:t>
      </w:r>
      <w:proofErr w:type="spellStart"/>
      <w:r w:rsidRPr="00A54453">
        <w:rPr>
          <w:lang w:eastAsia="zh-TW"/>
        </w:rPr>
        <w:t>Moret</w:t>
      </w:r>
      <w:proofErr w:type="spellEnd"/>
      <w:r w:rsidRPr="00A54453">
        <w:rPr>
          <w:lang w:eastAsia="zh-TW"/>
        </w:rPr>
        <w:t xml:space="preserve"> et al. 2004; </w:t>
      </w:r>
      <w:proofErr w:type="spellStart"/>
      <w:r w:rsidRPr="00A54453">
        <w:t>Huson</w:t>
      </w:r>
      <w:proofErr w:type="spellEnd"/>
      <w:r w:rsidRPr="00A54453">
        <w:t xml:space="preserve"> and Bryant 2006; Joly et al. 2009</w:t>
      </w:r>
      <w:r w:rsidRPr="00A54453">
        <w:rPr>
          <w:lang w:eastAsia="zh-TW"/>
        </w:rPr>
        <w:t xml:space="preserve">; </w:t>
      </w:r>
      <w:proofErr w:type="spellStart"/>
      <w:r w:rsidRPr="00A54453">
        <w:t>Kubatko</w:t>
      </w:r>
      <w:proofErr w:type="spellEnd"/>
      <w:r w:rsidRPr="00A54453">
        <w:t xml:space="preserve"> 2009; Men</w:t>
      </w:r>
      <w:r w:rsidRPr="00A54453">
        <w:rPr>
          <w:lang w:eastAsia="zh-TW"/>
        </w:rPr>
        <w:t>g</w:t>
      </w:r>
      <w:r w:rsidRPr="00A54453">
        <w:t xml:space="preserve"> and </w:t>
      </w:r>
      <w:proofErr w:type="spellStart"/>
      <w:r w:rsidRPr="00A54453">
        <w:t>Kubatko</w:t>
      </w:r>
      <w:proofErr w:type="spellEnd"/>
      <w:r w:rsidRPr="00A54453">
        <w:t xml:space="preserve"> 2009</w:t>
      </w:r>
      <w:r w:rsidRPr="00A54453">
        <w:rPr>
          <w:lang w:eastAsia="zh-TW"/>
        </w:rPr>
        <w:t xml:space="preserve">; Wang et al., 2013; </w:t>
      </w:r>
      <w:proofErr w:type="spellStart"/>
      <w:r w:rsidRPr="00A54453">
        <w:rPr>
          <w:lang w:eastAsia="zh-TW"/>
        </w:rPr>
        <w:t>Willson</w:t>
      </w:r>
      <w:proofErr w:type="spellEnd"/>
      <w:r w:rsidRPr="00A54453">
        <w:rPr>
          <w:lang w:eastAsia="zh-TW"/>
        </w:rPr>
        <w:t>, 2013; Wu, 2013</w:t>
      </w:r>
      <w:r w:rsidR="00E53089">
        <w:rPr>
          <w:lang w:eastAsia="zh-TW"/>
        </w:rPr>
        <w:t>; Sol</w:t>
      </w:r>
      <w:r w:rsidR="00E53089" w:rsidRPr="0026122C">
        <w:rPr>
          <w:lang w:eastAsia="zh-TW"/>
        </w:rPr>
        <w:t>í</w:t>
      </w:r>
      <w:r w:rsidR="00E53089">
        <w:rPr>
          <w:lang w:eastAsia="zh-TW"/>
        </w:rPr>
        <w:t xml:space="preserve">s-Lemus and </w:t>
      </w:r>
      <w:proofErr w:type="spellStart"/>
      <w:r w:rsidR="00E53089">
        <w:rPr>
          <w:lang w:eastAsia="zh-TW"/>
        </w:rPr>
        <w:t>An</w:t>
      </w:r>
      <w:r w:rsidR="00E53089" w:rsidRPr="0026122C">
        <w:rPr>
          <w:lang w:eastAsia="zh-TW"/>
        </w:rPr>
        <w:t>é</w:t>
      </w:r>
      <w:proofErr w:type="spellEnd"/>
      <w:r w:rsidR="00E53089">
        <w:rPr>
          <w:lang w:eastAsia="zh-TW"/>
        </w:rPr>
        <w:t xml:space="preserve"> 2016</w:t>
      </w:r>
      <w:r w:rsidRPr="00A54453">
        <w:t>). We thus stand at a point where phylogenetic networks will increasingly be inferred but we lack comparative methods to properly use this information.</w:t>
      </w:r>
      <w:r>
        <w:t xml:space="preserve"> There is a notable exception, however: the work of </w:t>
      </w:r>
      <w:proofErr w:type="spellStart"/>
      <w:r>
        <w:t>Pickrell</w:t>
      </w:r>
      <w:proofErr w:type="spellEnd"/>
      <w: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pPr>
    </w:p>
    <w:p w14:paraId="10417583" w14:textId="77777777" w:rsidR="001116C0" w:rsidRDefault="001116C0" w:rsidP="001116C0">
      <w:pPr>
        <w:spacing w:line="480" w:lineRule="auto"/>
        <w:rPr>
          <w:color w:val="000000" w:themeColor="text1"/>
        </w:rPr>
      </w:pPr>
      <w:r w:rsidRPr="00A54453">
        <w:t>A species formed as a hybrid of two parental species can differ from its parents in important ways. Due to transgressive segregation (</w:t>
      </w:r>
      <w:proofErr w:type="spellStart"/>
      <w:r w:rsidRPr="00A54453">
        <w:t>Rieseberg</w:t>
      </w:r>
      <w:proofErr w:type="spellEnd"/>
      <w:r w:rsidRPr="00A54453">
        <w:t xml:space="preserve"> et al. 1999), hybrids may have trait values outside those of their parental species. If we consider species’ trait values evolving through time </w:t>
      </w:r>
      <w:r w:rsidRPr="00A54453">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t xml:space="preserve"> (</w:t>
      </w:r>
      <w:proofErr w:type="spellStart"/>
      <w:r>
        <w:t>Ainouche</w:t>
      </w:r>
      <w:proofErr w:type="spellEnd"/>
      <w:r>
        <w:t xml:space="preserve"> et al. 2008)</w:t>
      </w:r>
      <w:r w:rsidRPr="00A54453">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t>introgressed</w:t>
      </w:r>
      <w:proofErr w:type="spellEnd"/>
      <w:r w:rsidRPr="00A54453">
        <w:t xml:space="preserve"> from a neighboring species</w:t>
      </w:r>
      <w:r w:rsidRPr="00A54453">
        <w:rPr>
          <w:color w:val="000000" w:themeColor="text1"/>
        </w:rPr>
        <w:t xml:space="preserve">. </w:t>
      </w:r>
      <w:r w:rsidRPr="00A54453">
        <w:rPr>
          <w:color w:val="000000" w:themeColor="text1"/>
          <w:lang w:eastAsia="zh-TW"/>
        </w:rPr>
        <w:t>If</w:t>
      </w:r>
      <w:r w:rsidRPr="00A54453">
        <w:rPr>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color w:val="000000" w:themeColor="text1"/>
        </w:rPr>
      </w:pPr>
    </w:p>
    <w:p w14:paraId="25D2E919" w14:textId="40601315" w:rsidR="001116C0" w:rsidRPr="00A54453" w:rsidRDefault="001116C0" w:rsidP="001116C0">
      <w:pPr>
        <w:spacing w:line="480" w:lineRule="auto"/>
        <w:rPr>
          <w:color w:val="000000" w:themeColor="text1"/>
        </w:rPr>
      </w:pPr>
      <w:r>
        <w:rPr>
          <w:color w:val="000000" w:themeColor="text1"/>
        </w:rPr>
        <w:t>In this work, w</w:t>
      </w:r>
      <w:r w:rsidRPr="00A54453">
        <w:rPr>
          <w:color w:val="000000" w:themeColor="text1"/>
        </w:rPr>
        <w:t>e propose a new</w:t>
      </w:r>
      <w:r w:rsidR="00570B13">
        <w:rPr>
          <w:color w:val="000000" w:themeColor="text1"/>
        </w:rPr>
        <w:t xml:space="preserve"> phylogenetic</w:t>
      </w:r>
      <w:r w:rsidRPr="00A54453">
        <w:rPr>
          <w:color w:val="000000" w:themeColor="text1"/>
        </w:rPr>
        <w:t xml:space="preserve"> comparative method to study trait evolution under phylogenetic networks. This method allows for estimation of traditional evolutionary parameters such as rate</w:t>
      </w:r>
      <w:r w:rsidR="00990398">
        <w:rPr>
          <w:color w:val="000000" w:themeColor="text1"/>
        </w:rPr>
        <w:t xml:space="preserve"> (</w:t>
      </w:r>
      <m:oMath>
        <m:r>
          <w:rPr>
            <w:rFonts w:ascii="Cambria Math" w:hAnsi="Cambria Math"/>
            <w:color w:val="000000" w:themeColor="text1"/>
          </w:rPr>
          <m:t>σ</m:t>
        </m:r>
      </m:oMath>
      <w:r w:rsidR="00990398">
        <w:rPr>
          <w:color w:val="000000" w:themeColor="text1"/>
        </w:rPr>
        <w:t>)</w:t>
      </w:r>
      <w:r>
        <w:rPr>
          <w:color w:val="000000" w:themeColor="text1"/>
        </w:rPr>
        <w:t xml:space="preserve"> and overall mean</w:t>
      </w:r>
      <w:r w:rsidR="00990398">
        <w:rPr>
          <w:color w:val="000000" w:themeColor="text1"/>
        </w:rPr>
        <w:t xml:space="preserve"> (</w:t>
      </w:r>
      <m:oMath>
        <m:r>
          <w:rPr>
            <w:rFonts w:ascii="Cambria Math" w:hAnsi="Cambria Math"/>
            <w:color w:val="000000" w:themeColor="text1"/>
          </w:rPr>
          <m:t>μ</m:t>
        </m:r>
      </m:oMath>
      <w:r w:rsidR="00990398">
        <w:rPr>
          <w:color w:val="000000" w:themeColor="text1"/>
        </w:rPr>
        <w:t>)</w:t>
      </w:r>
      <w:r w:rsidRPr="00A54453">
        <w:rPr>
          <w:color w:val="000000" w:themeColor="text1"/>
        </w:rPr>
        <w:t xml:space="preserve"> under a Brownian motion model while also allowing investigation of trait evolution occurring as a result of the hybridization process. </w:t>
      </w:r>
      <w:r>
        <w:rPr>
          <w:color w:val="000000" w:themeColor="text1"/>
        </w:rPr>
        <w:t>We test our model</w:t>
      </w:r>
      <w:r w:rsidRPr="00A54453">
        <w:rPr>
          <w:color w:val="000000" w:themeColor="text1"/>
        </w:rPr>
        <w:t xml:space="preserve"> with simulations</w:t>
      </w:r>
      <w:r>
        <w:rPr>
          <w:color w:val="000000" w:themeColor="text1"/>
        </w:rPr>
        <w:t xml:space="preserve"> and investigate two </w:t>
      </w:r>
      <w:r w:rsidRPr="00A54453">
        <w:rPr>
          <w:color w:val="000000" w:themeColor="text1"/>
        </w:rPr>
        <w:t>empirical data</w:t>
      </w:r>
      <w:r>
        <w:rPr>
          <w:color w:val="000000" w:themeColor="text1"/>
        </w:rPr>
        <w:t xml:space="preserve"> </w:t>
      </w:r>
      <w:r w:rsidRPr="00A54453">
        <w:rPr>
          <w:color w:val="000000" w:themeColor="text1"/>
        </w:rPr>
        <w:t>set</w:t>
      </w:r>
      <w:r>
        <w:rPr>
          <w:color w:val="000000" w:themeColor="text1"/>
        </w:rPr>
        <w:t xml:space="preserve">s for cichlid fish and </w:t>
      </w:r>
      <w:r>
        <w:rPr>
          <w:i/>
          <w:color w:val="000000" w:themeColor="text1"/>
        </w:rPr>
        <w:t>Nicotiana</w:t>
      </w:r>
      <w:r>
        <w:rPr>
          <w:color w:val="000000" w:themeColor="text1"/>
        </w:rPr>
        <w:t xml:space="preserve"> (tobacco and relatives)</w:t>
      </w:r>
      <w:r w:rsidRPr="00A54453">
        <w:rPr>
          <w:color w:val="000000" w:themeColor="text1"/>
        </w:rPr>
        <w:t>.</w:t>
      </w:r>
    </w:p>
    <w:p w14:paraId="2745275F" w14:textId="77777777" w:rsidR="001116C0" w:rsidRDefault="001116C0" w:rsidP="001116C0">
      <w:pPr>
        <w:spacing w:line="480" w:lineRule="auto"/>
      </w:pPr>
    </w:p>
    <w:p w14:paraId="30012AD9" w14:textId="77777777" w:rsidR="00656F6B" w:rsidRPr="00A54453" w:rsidRDefault="00656F6B" w:rsidP="001116C0">
      <w:pPr>
        <w:spacing w:line="480" w:lineRule="auto"/>
      </w:pPr>
    </w:p>
    <w:p w14:paraId="23041F56" w14:textId="77777777" w:rsidR="001116C0" w:rsidRPr="00A54453" w:rsidRDefault="001116C0" w:rsidP="001116C0">
      <w:pPr>
        <w:spacing w:line="480" w:lineRule="auto"/>
        <w:rPr>
          <w:b/>
          <w:lang w:eastAsia="zh-TW"/>
        </w:rPr>
      </w:pPr>
      <w:r w:rsidRPr="00A54453">
        <w:rPr>
          <w:b/>
          <w:lang w:eastAsia="zh-TW"/>
        </w:rPr>
        <w:lastRenderedPageBreak/>
        <w:t>M</w:t>
      </w:r>
      <w:r w:rsidRPr="00A54453">
        <w:rPr>
          <w:b/>
          <w:sz w:val="20"/>
          <w:szCs w:val="20"/>
          <w:lang w:eastAsia="zh-TW"/>
        </w:rPr>
        <w:t>ETHODS</w:t>
      </w:r>
    </w:p>
    <w:p w14:paraId="7032E614" w14:textId="77777777" w:rsidR="001116C0" w:rsidRPr="00A54453" w:rsidRDefault="001116C0" w:rsidP="001116C0">
      <w:pPr>
        <w:spacing w:line="480" w:lineRule="auto"/>
        <w:rPr>
          <w:i/>
        </w:rPr>
      </w:pPr>
      <w:r w:rsidRPr="00A54453">
        <w:rPr>
          <w:i/>
        </w:rPr>
        <w:t xml:space="preserve">Brownian </w:t>
      </w:r>
      <w:r w:rsidRPr="00A54453">
        <w:rPr>
          <w:i/>
          <w:lang w:eastAsia="zh-TW"/>
        </w:rPr>
        <w:t>M</w:t>
      </w:r>
      <w:r w:rsidRPr="00A54453">
        <w:rPr>
          <w:i/>
        </w:rPr>
        <w:t xml:space="preserve">otion for </w:t>
      </w:r>
      <w:r w:rsidRPr="00A54453">
        <w:rPr>
          <w:i/>
          <w:lang w:eastAsia="zh-TW"/>
        </w:rPr>
        <w:t>T</w:t>
      </w:r>
      <w:r w:rsidRPr="00A54453">
        <w:rPr>
          <w:i/>
        </w:rPr>
        <w:t xml:space="preserve">rait </w:t>
      </w:r>
      <w:r w:rsidRPr="00A54453">
        <w:rPr>
          <w:i/>
          <w:lang w:eastAsia="zh-TW"/>
        </w:rPr>
        <w:t>E</w:t>
      </w:r>
      <w:r w:rsidRPr="00A54453">
        <w:rPr>
          <w:i/>
        </w:rPr>
        <w:t xml:space="preserve">volution </w:t>
      </w:r>
    </w:p>
    <w:p w14:paraId="6BB1842D" w14:textId="052D2FB7" w:rsidR="001116C0" w:rsidRDefault="001116C0" w:rsidP="001116C0">
      <w:pPr>
        <w:spacing w:line="480" w:lineRule="auto"/>
        <w:ind w:right="397"/>
        <w:rPr>
          <w:rFonts w:eastAsia="DFKai-SB"/>
          <w:lang w:eastAsia="zh-TW"/>
        </w:rPr>
      </w:pPr>
      <w:r>
        <w:rPr>
          <w:rFonts w:eastAsia="DFKai-SB"/>
          <w:lang w:eastAsia="zh-TW"/>
        </w:rPr>
        <w:t>Brownian m</w:t>
      </w:r>
      <w:r w:rsidRPr="00A54453">
        <w:rPr>
          <w:rFonts w:eastAsia="DFKai-SB"/>
          <w:lang w:eastAsia="zh-TW"/>
        </w:rPr>
        <w:t xml:space="preserve">otion (BM) </w:t>
      </w:r>
      <w:r>
        <w:rPr>
          <w:rFonts w:eastAsia="DFKai-SB"/>
          <w:lang w:eastAsia="zh-TW"/>
        </w:rPr>
        <w:t xml:space="preserve">is a general model for unbounded continuous trait evolution commonly used in phylogenetics </w:t>
      </w:r>
      <w:r w:rsidRPr="00A54453">
        <w:rPr>
          <w:rFonts w:eastAsia="DFKai-SB"/>
          <w:lang w:eastAsia="zh-TW"/>
        </w:rPr>
        <w:t>(</w:t>
      </w:r>
      <w:proofErr w:type="spellStart"/>
      <w:r w:rsidRPr="00A54453">
        <w:rPr>
          <w:rFonts w:eastAsia="DFKai-SB"/>
          <w:lang w:eastAsia="zh-TW"/>
        </w:rPr>
        <w:t>Felsen</w:t>
      </w:r>
      <w:r>
        <w:rPr>
          <w:rFonts w:eastAsia="DFKai-SB"/>
          <w:lang w:eastAsia="zh-TW"/>
        </w:rPr>
        <w:t>stein</w:t>
      </w:r>
      <w:proofErr w:type="spellEnd"/>
      <w:r>
        <w:rPr>
          <w:rFonts w:eastAsia="DFKai-SB"/>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eastAsia="DFKai-SB"/>
          <w:lang w:eastAsia="zh-TW"/>
        </w:rPr>
        <w:t xml:space="preserve"> (Hansen &amp; Martins 1996). Under Brownian motion, the variance of a trait is proportional to evolutionary </w:t>
      </w:r>
      <w:r w:rsidR="00656F6B">
        <w:rPr>
          <w:rFonts w:eastAsia="DFKai-SB"/>
          <w:lang w:eastAsia="zh-TW"/>
        </w:rPr>
        <w:t>time</w:t>
      </w:r>
      <w:r w:rsidRPr="00A54453">
        <w:rPr>
          <w:rFonts w:eastAsia="DFKai-SB"/>
          <w:lang w:eastAsia="zh-TW"/>
        </w:rPr>
        <w:t xml:space="preserve"> multiplied by the</w:t>
      </w:r>
      <w:r w:rsidR="00990398">
        <w:rPr>
          <w:rFonts w:eastAsia="DFKai-SB"/>
          <w:lang w:eastAsia="zh-TW"/>
        </w:rPr>
        <w:t xml:space="preserve"> square of</w:t>
      </w:r>
      <w:r w:rsidRPr="00A54453">
        <w:rPr>
          <w:rFonts w:eastAsia="DFKai-SB"/>
          <w:lang w:eastAsia="zh-TW"/>
        </w:rPr>
        <w:t xml:space="preserve"> rate of evolution,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A54453">
        <w:t>.</w:t>
      </w:r>
      <w:r w:rsidRPr="00A54453">
        <w:rPr>
          <w:rFonts w:eastAsia="DFKai-SB"/>
          <w:lang w:eastAsia="zh-TW"/>
        </w:rPr>
        <w:t xml:space="preserve"> Therefore, given a phylogenetic tree the covariance among species can be represented by the shared branched length on the phylogenetic tree. Figure 1 shows </w:t>
      </w:r>
      <w:r>
        <w:rPr>
          <w:rFonts w:eastAsia="DFKai-SB"/>
          <w:lang w:eastAsia="zh-TW"/>
        </w:rPr>
        <w:t>basic</w:t>
      </w:r>
      <w:r w:rsidRPr="00A54453">
        <w:rPr>
          <w:rFonts w:eastAsia="DFKai-SB"/>
          <w:lang w:eastAsia="zh-TW"/>
        </w:rPr>
        <w:t xml:space="preserve"> three-taxon phylogenetic network</w:t>
      </w:r>
      <w:r>
        <w:rPr>
          <w:rFonts w:eastAsia="DFKai-SB"/>
          <w:lang w:eastAsia="zh-TW"/>
        </w:rPr>
        <w:t>s</w:t>
      </w:r>
      <w:r w:rsidRPr="00A54453">
        <w:rPr>
          <w:rFonts w:eastAsia="DFKai-SB"/>
          <w:lang w:eastAsia="zh-TW"/>
        </w:rPr>
        <w:t xml:space="preserve"> with gene flow.</w:t>
      </w:r>
    </w:p>
    <w:p w14:paraId="14289661" w14:textId="77777777" w:rsidR="001116C0" w:rsidRPr="00A54453" w:rsidRDefault="001116C0" w:rsidP="001116C0">
      <w:pPr>
        <w:spacing w:line="480" w:lineRule="auto"/>
        <w:ind w:right="397"/>
        <w:rPr>
          <w:rFonts w:eastAsia="DFKai-SB"/>
          <w:lang w:eastAsia="zh-TW"/>
        </w:rPr>
      </w:pPr>
    </w:p>
    <w:p w14:paraId="741DCD98" w14:textId="77777777" w:rsidR="001116C0" w:rsidRPr="00A54453" w:rsidRDefault="001116C0" w:rsidP="001116C0">
      <w:pPr>
        <w:spacing w:line="480" w:lineRule="auto"/>
        <w:ind w:right="396"/>
        <w:rPr>
          <w:rFonts w:eastAsia="DFKai-SB"/>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eastAsia="DFKai-SB"/>
          <w:lang w:eastAsia="zh-TW"/>
        </w:rPr>
      </w:pPr>
      <w:r w:rsidRPr="00A54453">
        <w:rPr>
          <w:rFonts w:eastAsia="DFKai-SB"/>
          <w:lang w:eastAsia="zh-TW"/>
        </w:rPr>
        <w:t>Figure 1: Three taxon network</w:t>
      </w:r>
      <w:r w:rsidR="00990398">
        <w:rPr>
          <w:rFonts w:eastAsia="DFKai-SB"/>
          <w:lang w:eastAsia="zh-TW"/>
        </w:rPr>
        <w:t>s</w:t>
      </w:r>
      <w:r w:rsidRPr="00A54453">
        <w:rPr>
          <w:rFonts w:eastAsia="DFKai-SB"/>
          <w:lang w:eastAsia="zh-TW"/>
        </w:rPr>
        <w:t xml:space="preserve"> with extant</w:t>
      </w:r>
      <w:r>
        <w:rPr>
          <w:rFonts w:eastAsia="DFKai-SB"/>
          <w:lang w:eastAsia="zh-TW"/>
        </w:rPr>
        <w:t>, sampled</w:t>
      </w:r>
      <w:r w:rsidRPr="00A54453">
        <w:rPr>
          <w:rFonts w:eastAsia="DFKai-SB"/>
          <w:lang w:eastAsia="zh-TW"/>
        </w:rPr>
        <w:t xml:space="preserve"> species X, R and Y. </w:t>
      </w:r>
      <w:r>
        <w:rPr>
          <w:rFonts w:eastAsia="DFKai-SB"/>
          <w:lang w:eastAsia="zh-TW"/>
        </w:rPr>
        <w:t xml:space="preserve">The left </w:t>
      </w:r>
      <w:r w:rsidR="00990398">
        <w:rPr>
          <w:rFonts w:eastAsia="DFKai-SB"/>
          <w:lang w:eastAsia="zh-TW"/>
        </w:rPr>
        <w:t>plot</w:t>
      </w:r>
      <w:r>
        <w:rPr>
          <w:rFonts w:eastAsia="DFKai-SB"/>
          <w:lang w:eastAsia="zh-TW"/>
        </w:rPr>
        <w:t xml:space="preserve"> shows the simplest possible network. Species O leads to two daughter species, A and C. They hybridize leading to new species B after time </w:t>
      </w:r>
      <w:r>
        <w:rPr>
          <w:rFonts w:eastAsia="DFKai-SB"/>
          <w:i/>
          <w:lang w:eastAsia="zh-TW"/>
        </w:rPr>
        <w:t>t</w:t>
      </w:r>
      <w:r w:rsidRPr="009C3D78">
        <w:rPr>
          <w:rFonts w:eastAsia="DFKai-SB"/>
          <w:vertAlign w:val="subscript"/>
          <w:lang w:eastAsia="zh-TW"/>
        </w:rPr>
        <w:t>1</w:t>
      </w:r>
      <w:r>
        <w:rPr>
          <w:rFonts w:eastAsia="DFKai-SB"/>
          <w:lang w:eastAsia="zh-TW"/>
        </w:rPr>
        <w:t>+</w:t>
      </w:r>
      <w:r w:rsidRPr="000D10B6">
        <w:rPr>
          <w:rFonts w:eastAsia="DFKai-SB"/>
          <w:i/>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from the root. Species A, B, and C then evolve independently over the next time period (of duration </w:t>
      </w:r>
      <w:r>
        <w:rPr>
          <w:rFonts w:eastAsia="DFKai-SB"/>
          <w:i/>
          <w:lang w:eastAsia="zh-TW"/>
        </w:rPr>
        <w:t>t</w:t>
      </w:r>
      <w:r>
        <w:rPr>
          <w:rFonts w:eastAsia="DFKai-SB"/>
          <w:vertAlign w:val="subscript"/>
          <w:lang w:eastAsia="zh-TW"/>
        </w:rPr>
        <w:t>3</w:t>
      </w:r>
      <w:r>
        <w:rPr>
          <w:rFonts w:eastAsia="DFKai-SB"/>
          <w:lang w:eastAsia="zh-TW"/>
        </w:rPr>
        <w:t xml:space="preserve">) to form species X, R, and Y, respectively. The black lines show the “tree” structure, while the gray line shows the gene flow from the hybridization event (of course, the coloring on the AB and CB edges could be </w:t>
      </w:r>
      <w:r>
        <w:rPr>
          <w:rFonts w:eastAsia="DFKai-SB"/>
          <w:lang w:eastAsia="zh-TW"/>
        </w:rPr>
        <w:lastRenderedPageBreak/>
        <w:t xml:space="preserve">switched). The center plot shows a slightly more complicated network. Species A splits at height </w:t>
      </w:r>
      <w:r>
        <w:rPr>
          <w:rFonts w:eastAsia="DFKai-SB"/>
          <w:i/>
          <w:lang w:eastAsia="zh-TW"/>
        </w:rPr>
        <w:t>t</w:t>
      </w:r>
      <w:r w:rsidRPr="0071539D">
        <w:rPr>
          <w:rFonts w:eastAsia="DFKai-SB"/>
          <w:vertAlign w:val="subscript"/>
          <w:lang w:eastAsia="zh-TW"/>
        </w:rPr>
        <w:t>1</w:t>
      </w:r>
      <w:r>
        <w:rPr>
          <w:rFonts w:eastAsia="DFKai-SB"/>
          <w:lang w:eastAsia="zh-TW"/>
        </w:rPr>
        <w:t xml:space="preserve"> above the root to form the lineage that leads to species X and the lineage that leads to species D and its descendant species E. The hybridization to form B occurs at height </w:t>
      </w:r>
      <w:r>
        <w:rPr>
          <w:rFonts w:eastAsia="DFKai-SB"/>
          <w:i/>
          <w:lang w:eastAsia="zh-TW"/>
        </w:rPr>
        <w:t>t</w:t>
      </w:r>
      <w:r>
        <w:rPr>
          <w:rFonts w:eastAsia="DFKai-SB"/>
          <w:vertAlign w:val="subscript"/>
          <w:lang w:eastAsia="zh-TW"/>
        </w:rPr>
        <w:t>1</w:t>
      </w:r>
      <w:r w:rsidRPr="009C3D78">
        <w:rPr>
          <w:rFonts w:eastAsia="DFKai-SB"/>
          <w:i/>
          <w:lang w:eastAsia="zh-TW"/>
        </w:rPr>
        <w:t xml:space="preserve"> </w:t>
      </w:r>
      <w:r>
        <w:rPr>
          <w:rFonts w:eastAsia="DFKai-SB"/>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above the root. However, E is not sampled (perhaps due to extinction or difficulty acquiring it). Thus, the immediate parents of B are not A and C but D and C: the evolutionary changes from A to D are reflected in B but not in X. The </w:t>
      </w:r>
      <w:proofErr w:type="gramStart"/>
      <w:r>
        <w:rPr>
          <w:rFonts w:eastAsia="DFKai-SB"/>
          <w:lang w:eastAsia="zh-TW"/>
        </w:rPr>
        <w:t>right hand</w:t>
      </w:r>
      <w:proofErr w:type="gramEnd"/>
      <w:r>
        <w:rPr>
          <w:rFonts w:eastAsia="DFKai-SB"/>
          <w:lang w:eastAsia="zh-TW"/>
        </w:rPr>
        <w:t xml:space="preserve"> </w:t>
      </w:r>
      <w:r w:rsidR="00990398">
        <w:rPr>
          <w:rFonts w:eastAsia="DFKai-SB"/>
          <w:lang w:eastAsia="zh-TW"/>
        </w:rPr>
        <w:t>plot</w:t>
      </w:r>
      <w:r>
        <w:rPr>
          <w:rFonts w:eastAsia="DFKai-SB"/>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eastAsia="DFKai-SB"/>
          <w:lang w:eastAsia="zh-TW"/>
        </w:rPr>
      </w:pPr>
    </w:p>
    <w:p w14:paraId="0C9A8C04" w14:textId="6CC511FB" w:rsidR="001116C0" w:rsidRDefault="001116C0" w:rsidP="001116C0">
      <w:pPr>
        <w:spacing w:line="480" w:lineRule="auto"/>
        <w:ind w:right="397"/>
        <w:rPr>
          <w:rFonts w:eastAsia="DFKai-SB"/>
          <w:lang w:eastAsia="zh-TW"/>
        </w:rPr>
      </w:pPr>
      <w:r w:rsidRPr="00A54453">
        <w:rPr>
          <w:rFonts w:eastAsia="DFKai-SB"/>
          <w:lang w:eastAsia="zh-TW"/>
        </w:rPr>
        <w:t>T</w:t>
      </w:r>
      <w:r>
        <w:rPr>
          <w:rFonts w:eastAsia="DFKai-SB"/>
          <w:lang w:eastAsia="zh-TW"/>
        </w:rPr>
        <w:t>he center plot in Figure 1</w:t>
      </w:r>
      <w:r w:rsidRPr="00A54453">
        <w:rPr>
          <w:rFonts w:eastAsia="DFKai-SB"/>
          <w:lang w:eastAsia="zh-TW"/>
        </w:rPr>
        <w:t xml:space="preserve"> represents a scenario where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there was a speciation event: one branch led to X, and the other led to a species D that eventually went extinct (E) or was otherwise unsampled in this analysis. However,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species D exchanged genes with the species at C to form a hybrid species, B, which survived to be sampled species R. Though gene flow only occurs between taxa occurring at the same point in time (D and C), due to extinction</w:t>
      </w:r>
      <w:r>
        <w:rPr>
          <w:rFonts w:eastAsia="DFKai-SB"/>
          <w:lang w:eastAsia="zh-TW"/>
        </w:rPr>
        <w:t xml:space="preserve"> or incomplete sampling</w:t>
      </w:r>
      <w:ins w:id="1" w:author="O'Meara, Brian C" w:date="2018-07-23T15:31:00Z">
        <w:r w:rsidR="00A8424B">
          <w:rPr>
            <w:rFonts w:eastAsia="DFKai-SB"/>
            <w:lang w:eastAsia="zh-TW"/>
          </w:rPr>
          <w:t xml:space="preserve"> hybridization</w:t>
        </w:r>
      </w:ins>
      <w:r w:rsidRPr="00A54453">
        <w:rPr>
          <w:rFonts w:eastAsia="DFKai-SB"/>
          <w:lang w:eastAsia="zh-TW"/>
        </w:rPr>
        <w:t xml:space="preserve"> </w:t>
      </w:r>
      <w:ins w:id="2" w:author="O'Meara, Brian C" w:date="2018-07-23T15:31:00Z">
        <w:r w:rsidR="00A8424B">
          <w:rPr>
            <w:rFonts w:eastAsia="DFKai-SB"/>
            <w:lang w:eastAsia="zh-TW"/>
          </w:rPr>
          <w:t>can appear to be moving from a source back in time to a later recipient</w:t>
        </w:r>
      </w:ins>
      <w:del w:id="3" w:author="O'Meara, Brian C" w:date="2018-07-23T15:32:00Z">
        <w:r w:rsidRPr="00A54453" w:rsidDel="00A8424B">
          <w:rPr>
            <w:rFonts w:eastAsia="DFKai-SB"/>
            <w:lang w:eastAsia="zh-TW"/>
          </w:rPr>
          <w:delText>it can look like flow forward in time</w:delText>
        </w:r>
      </w:del>
      <w:r w:rsidRPr="00A54453">
        <w:rPr>
          <w:rFonts w:eastAsia="DFKai-SB"/>
          <w:lang w:eastAsia="zh-TW"/>
        </w:rPr>
        <w:t>: the shared history of R with X is not from when D exchanged genes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xml:space="preserve">) but earlier,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eastAsia="DFKai-SB"/>
          <w:lang w:eastAsia="zh-TW"/>
        </w:rPr>
        <w:t xml:space="preserve">Under </w:t>
      </w:r>
      <w:ins w:id="4" w:author="O'Meara, Brian C" w:date="2018-07-23T15:28:00Z">
        <w:r w:rsidR="00337B66">
          <w:rPr>
            <w:rFonts w:eastAsia="DFKai-SB"/>
            <w:lang w:eastAsia="zh-TW"/>
          </w:rPr>
          <w:t xml:space="preserve">time and taxon homogenous </w:t>
        </w:r>
      </w:ins>
      <w:r w:rsidR="00833D3B">
        <w:rPr>
          <w:rFonts w:eastAsia="DFKai-SB"/>
          <w:lang w:eastAsia="zh-TW"/>
        </w:rPr>
        <w:t>Brownian motion model, t</w:t>
      </w:r>
      <w:r w:rsidRPr="00A54453">
        <w:rPr>
          <w:rFonts w:eastAsia="DFKai-SB"/>
          <w:lang w:eastAsia="zh-TW"/>
        </w:rPr>
        <w:t xml:space="preserve">he corresponding variance-covariance matrix for the extant species X, R, Y for the tree model </w:t>
      </w:r>
      <w:r>
        <w:rPr>
          <w:rFonts w:eastAsia="DFKai-SB"/>
          <w:lang w:eastAsia="zh-TW"/>
        </w:rPr>
        <w:t xml:space="preserve">(black edges only) </w:t>
      </w:r>
      <w:r w:rsidRPr="00A54453">
        <w:rPr>
          <w:rFonts w:eastAsia="DFKai-SB"/>
          <w:lang w:eastAsia="zh-TW"/>
        </w:rPr>
        <w:t xml:space="preserve">is given by the matrix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oMath>
      <w:r w:rsidRPr="00A54453">
        <w:rPr>
          <w:rFonts w:eastAsia="DFKai-SB"/>
          <w:b/>
          <w:lang w:eastAsia="zh-TW"/>
        </w:rPr>
        <w:t xml:space="preserve"> </w:t>
      </w:r>
      <w:r w:rsidRPr="00A54453">
        <w:rPr>
          <w:rFonts w:eastAsia="DFKai-SB"/>
          <w:lang w:eastAsia="zh-TW"/>
        </w:rPr>
        <w:t>as following</w:t>
      </w:r>
    </w:p>
    <w:p w14:paraId="16AE2D77" w14:textId="77777777" w:rsidR="00833D3B" w:rsidRDefault="00833D3B" w:rsidP="001116C0">
      <w:pPr>
        <w:spacing w:line="480" w:lineRule="auto"/>
        <w:ind w:right="397"/>
        <w:rPr>
          <w:rFonts w:eastAsia="DFKai-SB"/>
          <w:lang w:eastAsia="zh-TW"/>
        </w:rPr>
      </w:pPr>
    </w:p>
    <w:p w14:paraId="6F057037" w14:textId="77777777" w:rsidR="00833D3B" w:rsidRPr="00A54453" w:rsidRDefault="00833D3B" w:rsidP="001116C0">
      <w:pPr>
        <w:spacing w:line="480" w:lineRule="auto"/>
        <w:ind w:right="397"/>
        <w:rPr>
          <w:rFonts w:eastAsia="DFKai-SB"/>
          <w:lang w:eastAsia="zh-TW"/>
        </w:rPr>
      </w:pPr>
    </w:p>
    <w:p w14:paraId="1FFA33DF" w14:textId="292B35F6" w:rsidR="001116C0" w:rsidRPr="00A54453" w:rsidRDefault="001116C0" w:rsidP="001116C0">
      <w:pPr>
        <w:spacing w:line="480" w:lineRule="auto"/>
        <w:ind w:right="396"/>
        <w:rPr>
          <w:rFonts w:eastAsia="DFKai-SB"/>
          <w:lang w:eastAsia="zh-TW"/>
        </w:rPr>
      </w:pPr>
      <m:oMathPara>
        <m:oMath>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 xml:space="preserve">                                            X</m:t>
                </m:r>
              </m:e>
              <m:e>
                <m:r>
                  <w:rPr>
                    <w:rFonts w:ascii="Cambria Math" w:hAnsi="Cambria Math"/>
                  </w:rPr>
                  <m:t xml:space="preserve">                                 R                                   </m:t>
                </m:r>
              </m:e>
              <m:e>
                <m:r>
                  <w:rPr>
                    <w:rFonts w:ascii="Cambria Math" w:hAnsi="Cambria Math"/>
                  </w:rPr>
                  <m:t>Y</m:t>
                </m:r>
              </m:e>
            </m:mr>
          </m:m>
        </m:oMath>
      </m:oMathPara>
    </w:p>
    <w:p w14:paraId="5CA4B140" w14:textId="77777777" w:rsidR="001116C0" w:rsidRPr="00A54453" w:rsidRDefault="001116C0" w:rsidP="001116C0">
      <w:pPr>
        <w:spacing w:line="480" w:lineRule="auto"/>
        <w:ind w:right="396"/>
        <w:rPr>
          <w:lang w:eastAsia="zh-TW"/>
        </w:rPr>
      </w:pPr>
      <w:r w:rsidRPr="00A54453">
        <w:rPr>
          <w:b/>
        </w:rPr>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r>
          <m:rPr>
            <m:sty m:val="bi"/>
          </m:rPr>
          <w:rPr>
            <w:rFonts w:ascii="Cambria Math" w:hAnsi="Cambria Math"/>
          </w:rPr>
          <m:t>=</m:t>
        </m:r>
      </m:oMath>
      <w:r w:rsidRPr="00A54453">
        <w:rPr>
          <w:vertAlign w:val="subscript"/>
        </w:rPr>
        <w:t xml:space="preserve">    </w:t>
      </w:r>
      <m:oMath>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w:r w:rsidRPr="00A54453">
        <w:t>.</w:t>
      </w:r>
    </w:p>
    <w:p w14:paraId="3530C9C7" w14:textId="77777777" w:rsidR="001116C0" w:rsidRPr="00A54453" w:rsidRDefault="001116C0" w:rsidP="001116C0">
      <w:pPr>
        <w:spacing w:line="480" w:lineRule="auto"/>
        <w:ind w:right="396"/>
        <w:rPr>
          <w:rFonts w:eastAsia="DFKai-SB"/>
          <w:lang w:eastAsia="zh-TW"/>
        </w:rPr>
      </w:pPr>
    </w:p>
    <w:p w14:paraId="100799B5" w14:textId="15D13087" w:rsidR="001116C0" w:rsidRPr="00A54453" w:rsidRDefault="001116C0" w:rsidP="001116C0">
      <w:pPr>
        <w:spacing w:line="480" w:lineRule="auto"/>
        <w:ind w:right="396"/>
        <w:rPr>
          <w:lang w:eastAsia="zh-TW"/>
        </w:rPr>
      </w:pPr>
      <w:r w:rsidRPr="00A54453">
        <w:rPr>
          <w:rFonts w:eastAsia="DFKai-SB"/>
          <w:lang w:eastAsia="zh-TW"/>
        </w:rPr>
        <w:t>Now consider the trait evolution includes the gene flow (</w:t>
      </w:r>
      <w:r>
        <w:rPr>
          <w:rFonts w:eastAsia="DFKai-SB"/>
          <w:color w:val="000000" w:themeColor="text1"/>
          <w:lang w:eastAsia="zh-TW"/>
        </w:rPr>
        <w:t>dashed</w:t>
      </w:r>
      <w:r w:rsidRPr="00A54453">
        <w:rPr>
          <w:rFonts w:eastAsia="DFKai-SB"/>
          <w:lang w:eastAsia="zh-TW"/>
        </w:rPr>
        <w:t xml:space="preserve"> arrow</w:t>
      </w:r>
      <w:r w:rsidR="00833D3B">
        <w:rPr>
          <w:rFonts w:eastAsia="DFKai-SB"/>
          <w:lang w:eastAsia="zh-TW"/>
        </w:rPr>
        <w:t xml:space="preserve"> in the central </w:t>
      </w:r>
      <w:r w:rsidR="00990398">
        <w:rPr>
          <w:rFonts w:eastAsia="DFKai-SB"/>
          <w:lang w:eastAsia="zh-TW"/>
        </w:rPr>
        <w:t>plot</w:t>
      </w:r>
      <w:r w:rsidRPr="00A54453">
        <w:rPr>
          <w:rFonts w:eastAsia="DFKai-SB"/>
          <w:lang w:eastAsia="zh-TW"/>
        </w:rPr>
        <w:t xml:space="preserve">). Let the trait value of the root state </w:t>
      </w:r>
      <w:r w:rsidRPr="00A54453">
        <w:rPr>
          <w:i/>
        </w:rPr>
        <w:t>O</w:t>
      </w:r>
      <w:r w:rsidRPr="00A54453">
        <w:t xml:space="preserve"> be </w:t>
      </w:r>
      <m:oMath>
        <m:r>
          <w:rPr>
            <w:rFonts w:ascii="Cambria Math" w:hAnsi="Cambria Math"/>
          </w:rPr>
          <m:t>μ</m:t>
        </m:r>
      </m:oMath>
      <w:r w:rsidR="005561E9">
        <w:rPr>
          <w:lang w:eastAsia="zh-TW"/>
        </w:rPr>
        <w:t xml:space="preserve">. </w:t>
      </w:r>
      <w:r w:rsidRPr="00A54453">
        <w:rPr>
          <w:lang w:eastAsia="zh-TW"/>
        </w:rPr>
        <w:t xml:space="preserve">By assuming species evolve under Brownian motion (variables are </w:t>
      </w:r>
      <w:r w:rsidR="00833D3B">
        <w:rPr>
          <w:lang w:eastAsia="zh-TW"/>
        </w:rPr>
        <w:t xml:space="preserve">typically </w:t>
      </w:r>
      <w:r w:rsidRPr="00A54453">
        <w:rPr>
          <w:lang w:eastAsia="zh-TW"/>
        </w:rPr>
        <w:t>measured in log scale in comparative analysis</w:t>
      </w:r>
      <w:r>
        <w:rPr>
          <w:lang w:eastAsia="zh-TW"/>
        </w:rPr>
        <w:t xml:space="preserve">), the trait values </w:t>
      </w:r>
      <w:del w:id="5" w:author="O'Meara, Brian C" w:date="2018-07-23T15:28:00Z">
        <w:r w:rsidDel="00337B66">
          <w:rPr>
            <w:lang w:eastAsia="zh-TW"/>
          </w:rPr>
          <w:delText xml:space="preserve">at </w:delText>
        </w:r>
      </w:del>
      <w:ins w:id="6" w:author="O'Meara, Brian C" w:date="2018-07-23T15:28:00Z">
        <w:r w:rsidR="00337B66">
          <w:rPr>
            <w:lang w:eastAsia="zh-TW"/>
          </w:rPr>
          <w:t xml:space="preserve">in </w:t>
        </w:r>
      </w:ins>
      <w:r>
        <w:rPr>
          <w:lang w:eastAsia="zh-TW"/>
        </w:rPr>
        <w:t>species D</w:t>
      </w:r>
      <w:r w:rsidRPr="00A54453">
        <w:rPr>
          <w:lang w:eastAsia="zh-TW"/>
        </w:rPr>
        <w:t xml:space="preserve"> and species C are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 xml:space="preserve"> </m:t>
        </m:r>
        <m:r>
          <w:rPr>
            <w:rFonts w:ascii="Cambria Math"/>
          </w:rPr>
          <m:t xml:space="preserve">= </m:t>
        </m:r>
        <m:r>
          <w:rPr>
            <w:rFonts w:ascii="Cambria Math" w:hAnsi="Cambria Math"/>
          </w:rPr>
          <m:t>μ</m:t>
        </m:r>
        <m:r>
          <w:rPr>
            <w:rFonts w:ascii="Cambria Math"/>
          </w:rPr>
          <m:t xml:space="preserve"> </m:t>
        </m:r>
        <m:r>
          <w:rPr>
            <w:rFonts w:ascii="Cambria Math" w:hAnsi="Cambria Math"/>
          </w:rPr>
          <m:t xml:space="preserve">+ </m:t>
        </m:r>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rPr>
          <w:rFonts w:eastAsia="DFKai-SB"/>
          <w:lang w:eastAsia="zh-TW"/>
        </w:rPr>
        <w:t xml:space="preserve"> 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r>
          <w:rPr>
            <w:rFonts w:ascii="Cambria Math" w:hAnsi="Cambria Math"/>
            <w:vertAlign w:val="subscript"/>
          </w:rPr>
          <m:t xml:space="preserve">  </m:t>
        </m:r>
        <m:r>
          <w:rPr>
            <w:rFonts w:ascii="Cambria Math"/>
          </w:rPr>
          <m:t xml:space="preserve">= </m:t>
        </m:r>
        <m:r>
          <w:rPr>
            <w:rFonts w:ascii="Cambria Math" w:hAnsi="Cambria Math"/>
          </w:rPr>
          <m:t>μ</m:t>
        </m:r>
      </m:oMath>
      <w:r w:rsidRPr="00A54453">
        <w:rPr>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respectively, where </w:t>
      </w:r>
      <m:oMath>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t xml:space="preserve"> and</w:t>
      </w:r>
      <m:oMath>
        <m:r>
          <w:rPr>
            <w:rFonts w:ascii="Cambria Math" w:hAnsi="Cambria Math"/>
            <w:vertAlign w:val="subscript"/>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can be regarded</w:t>
      </w:r>
      <w:r>
        <w:rPr>
          <w:rFonts w:eastAsia="DFKai-SB"/>
          <w:lang w:eastAsia="zh-TW"/>
        </w:rPr>
        <w:t xml:space="preserve"> </w:t>
      </w:r>
      <w:r w:rsidRPr="00A54453">
        <w:rPr>
          <w:rFonts w:eastAsia="DFKai-SB"/>
          <w:lang w:eastAsia="zh-TW"/>
        </w:rPr>
        <w:t xml:space="preserve">as error terms that follow a normal distribution with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Pr="00A54453">
        <w:t>.</w:t>
      </w:r>
      <w:r w:rsidRPr="00A54453">
        <w:rPr>
          <w:lang w:eastAsia="zh-TW"/>
        </w:rPr>
        <w:t xml:space="preserve"> Under our model, the hybrid species </w:t>
      </w:r>
      <w:r w:rsidRPr="00A54453">
        <w:rPr>
          <w:i/>
        </w:rPr>
        <w:t>B</w:t>
      </w:r>
      <w:r w:rsidR="00833D3B">
        <w:rPr>
          <w:lang w:eastAsia="zh-TW"/>
        </w:rPr>
        <w:t xml:space="preserve">, </w:t>
      </w:r>
      <w:r w:rsidRPr="00A54453">
        <w:rPr>
          <w:lang w:eastAsia="zh-TW"/>
        </w:rPr>
        <w:t>at the moment of hybridization</w:t>
      </w:r>
      <w:r w:rsidR="00833D3B">
        <w:rPr>
          <w:lang w:eastAsia="zh-TW"/>
        </w:rPr>
        <w:t xml:space="preserve"> </w:t>
      </w:r>
      <w:r w:rsidRPr="00A54453">
        <w:rPr>
          <w:lang w:eastAsia="zh-TW"/>
        </w:rPr>
        <w:t>assume</w:t>
      </w:r>
      <w:r w:rsidR="00833D3B">
        <w:rPr>
          <w:lang w:eastAsia="zh-TW"/>
        </w:rPr>
        <w:t>d</w:t>
      </w:r>
      <w:r w:rsidRPr="00A54453">
        <w:rPr>
          <w:lang w:eastAsia="zh-TW"/>
        </w:rPr>
        <w:t xml:space="preserve"> the value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Pr="00A54453">
        <w:rPr>
          <w:rFonts w:eastAsia="DFKai-SB"/>
          <w:lang w:eastAsia="zh-TW"/>
        </w:rPr>
        <w:t xml:space="preserve">, </w:t>
      </w:r>
      <w:r w:rsidR="00833D3B">
        <w:rPr>
          <w:rFonts w:eastAsia="DFKai-SB"/>
          <w:lang w:eastAsia="zh-TW"/>
        </w:rPr>
        <w:t xml:space="preserve">can be </w:t>
      </w:r>
      <w:r w:rsidRPr="00A54453">
        <w:rPr>
          <w:rFonts w:eastAsia="DFKai-SB"/>
          <w:lang w:eastAsia="zh-TW"/>
        </w:rPr>
        <w:t xml:space="preserve">defined as </w:t>
      </w:r>
    </w:p>
    <w:p w14:paraId="7FDDD07E" w14:textId="77777777" w:rsidR="00833D3B" w:rsidRDefault="00F54AEF" w:rsidP="00BF4D8F">
      <w:pPr>
        <w:spacing w:line="480" w:lineRule="auto"/>
        <w:jc w:val="center"/>
      </w:pP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833D3B">
        <w:t xml:space="preserve">. </w:t>
      </w:r>
    </w:p>
    <w:p w14:paraId="39A63E4C" w14:textId="149D8368" w:rsidR="001116C0" w:rsidRDefault="00833D3B" w:rsidP="00BF4D8F">
      <w:pPr>
        <w:spacing w:line="480" w:lineRule="auto"/>
      </w:pPr>
      <w:r>
        <w:t xml:space="preserve">In particular,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rsidRPr="00A54453">
        <w:rPr>
          <w:rFonts w:eastAsia="DFKai-SB"/>
          <w:lang w:eastAsia="zh-TW"/>
        </w:rPr>
        <w:t xml:space="preserve"> follows a normal distribution with mean </w:t>
      </w:r>
      <m:oMath>
        <m:r>
          <w:rPr>
            <w:rFonts w:ascii="Cambria Math" w:hAnsi="Cambria Math"/>
          </w:rPr>
          <m:t>μ+</m:t>
        </m:r>
        <m:func>
          <m:funcPr>
            <m:ctrlPr>
              <w:rPr>
                <w:rFonts w:ascii="Cambria Math" w:eastAsia="DFKai-SB" w:hAnsi="Cambria Math"/>
                <w:i/>
                <w:lang w:eastAsia="zh-TW"/>
              </w:rPr>
            </m:ctrlPr>
          </m:funcPr>
          <m:fName>
            <m:r>
              <m:rPr>
                <m:sty m:val="p"/>
              </m:rPr>
              <w:rPr>
                <w:rFonts w:ascii="Cambria Math" w:eastAsia="DFKai-SB" w:hAnsi="Cambria Math"/>
                <w:lang w:eastAsia="zh-TW"/>
              </w:rPr>
              <m:t>log</m:t>
            </m:r>
          </m:fName>
          <m:e>
            <m:r>
              <w:rPr>
                <w:rFonts w:ascii="Cambria Math" w:hAnsi="Cambria Math"/>
              </w:rPr>
              <m:t>β</m:t>
            </m:r>
          </m:e>
        </m:func>
      </m:oMath>
      <w:r w:rsidR="001116C0" w:rsidRPr="00A54453">
        <w:rPr>
          <w:lang w:eastAsia="zh-TW"/>
        </w:rPr>
        <w:t xml:space="preserve"> and </w:t>
      </w:r>
      <w:r w:rsidR="001116C0" w:rsidRPr="00A54453">
        <w:t>variance</w:t>
      </w:r>
      <w:r w:rsidR="001116C0">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1116C0">
        <w:t xml:space="preserve">. </w:t>
      </w:r>
      <w:r w:rsidR="001116C0" w:rsidRPr="00A54453">
        <w:rPr>
          <w:rFonts w:eastAsia="DFKai-SB"/>
          <w:lang w:eastAsia="zh-TW"/>
        </w:rPr>
        <w:t>The parameter</w:t>
      </w:r>
      <w:r w:rsidR="001116C0">
        <w:t xml:space="preserve"> </w:t>
      </w:r>
      <m:oMath>
        <m:r>
          <m:rPr>
            <m:sty m:val="p"/>
          </m:rPr>
          <w:rPr>
            <w:rFonts w:ascii="Cambria Math" w:hAnsi="Cambria Math"/>
          </w:rPr>
          <m:t>γ</m:t>
        </m:r>
      </m:oMath>
      <w:r w:rsidR="001116C0" w:rsidRPr="00A54453">
        <w:rPr>
          <w:rFonts w:eastAsia="DFKai-SB"/>
          <w:lang w:eastAsia="zh-TW"/>
        </w:rPr>
        <w:t xml:space="preserve"> measures the proportion of the hybrid trait value inherited from parent </w:t>
      </w:r>
      <w:r w:rsidR="001116C0">
        <w:rPr>
          <w:rFonts w:eastAsia="DFKai-SB"/>
          <w:lang w:eastAsia="zh-TW"/>
        </w:rPr>
        <w:t>D</w:t>
      </w:r>
      <w:r w:rsidR="001116C0" w:rsidRPr="00A54453">
        <w:rPr>
          <w:rFonts w:eastAsia="DFKai-SB"/>
          <w:lang w:eastAsia="zh-TW"/>
        </w:rPr>
        <w:t xml:space="preserve"> while </w:t>
      </w:r>
      <m:oMath>
        <m:r>
          <m:rPr>
            <m:sty m:val="p"/>
          </m:rPr>
          <w:rPr>
            <w:rFonts w:ascii="Cambria Math" w:eastAsia="DFKai-SB" w:hAnsi="Cambria Math"/>
            <w:lang w:eastAsia="zh-TW"/>
          </w:rPr>
          <m:t>1-</m:t>
        </m:r>
        <m:r>
          <m:rPr>
            <m:sty m:val="p"/>
          </m:rPr>
          <w:rPr>
            <w:rFonts w:ascii="Cambria Math" w:hAnsi="Cambria Math"/>
          </w:rPr>
          <m:t>γ</m:t>
        </m:r>
      </m:oMath>
      <w:r w:rsidR="001116C0" w:rsidRPr="00A54453">
        <w:rPr>
          <w:rFonts w:eastAsia="DFKai-SB"/>
          <w:lang w:eastAsia="zh-TW"/>
        </w:rPr>
        <w:t xml:space="preserve"> measures the proportion the hybrid inherits from parent C (</w:t>
      </w:r>
      <w:r w:rsidR="001116C0" w:rsidRPr="00FB627C">
        <w:t>γ</w:t>
      </w:r>
      <w:r w:rsidR="001116C0" w:rsidRPr="00A54453">
        <w:rPr>
          <w:rFonts w:eastAsia="DFKai-SB"/>
          <w:lang w:eastAsia="zh-TW"/>
        </w:rPr>
        <w:t xml:space="preserve"> is bounded between zero and one). If the hybrid species is formed mostly from individuals of species </w:t>
      </w:r>
      <w:r w:rsidR="001116C0">
        <w:rPr>
          <w:rFonts w:eastAsia="DFKai-SB"/>
          <w:lang w:eastAsia="zh-TW"/>
        </w:rPr>
        <w:t>D</w:t>
      </w:r>
      <w:r w:rsidR="001116C0" w:rsidRPr="00A54453">
        <w:rPr>
          <w:rFonts w:eastAsia="DFKai-SB"/>
          <w:lang w:eastAsia="zh-TW"/>
        </w:rPr>
        <w:t xml:space="preserve">, with only some gene flow from species C, then for a polygenic quantitative trait, </w:t>
      </w:r>
      <m:oMath>
        <m:r>
          <m:rPr>
            <m:sty m:val="p"/>
          </m:rPr>
          <w:rPr>
            <w:rFonts w:ascii="Cambria Math" w:hAnsi="Cambria Math"/>
          </w:rPr>
          <m:t>γ</m:t>
        </m:r>
      </m:oMath>
      <w:r w:rsidR="001116C0" w:rsidRPr="00A54453">
        <w:rPr>
          <w:rFonts w:eastAsia="DFKai-SB"/>
          <w:lang w:eastAsia="zh-TW"/>
        </w:rPr>
        <w:t xml:space="preserve"> might be much closer to one. In particular, </w:t>
      </w:r>
      <m:oMath>
        <m:r>
          <m:rPr>
            <m:sty m:val="p"/>
          </m:rPr>
          <w:rPr>
            <w:rFonts w:ascii="Cambria Math" w:hAnsi="Cambria Math"/>
          </w:rPr>
          <m:t>γ</m:t>
        </m:r>
        <m:r>
          <w:rPr>
            <w:rFonts w:ascii="Cambria Math" w:hAnsi="Cambria Math"/>
          </w:rPr>
          <m:t>=0.5</m:t>
        </m:r>
      </m:oMath>
      <w:r w:rsidR="001116C0" w:rsidRPr="00A54453">
        <w:rPr>
          <w:rFonts w:eastAsia="DFKai-SB"/>
          <w:lang w:eastAsia="zh-TW"/>
        </w:rPr>
        <w:t xml:space="preserve"> indicates inheriting the </w:t>
      </w:r>
      <w:r w:rsidR="001116C0">
        <w:rPr>
          <w:rFonts w:eastAsia="DFKai-SB"/>
          <w:lang w:eastAsia="zh-TW"/>
        </w:rPr>
        <w:t xml:space="preserve">trait equally from both parents. An extension of the model would allow a different, user-specified </w:t>
      </w:r>
      <m:oMath>
        <m:r>
          <m:rPr>
            <m:sty m:val="p"/>
          </m:rPr>
          <w:rPr>
            <w:rFonts w:ascii="Cambria Math" w:hAnsi="Cambria Math"/>
          </w:rPr>
          <m:t>γ</m:t>
        </m:r>
      </m:oMath>
      <w:r w:rsidR="001116C0">
        <w:rPr>
          <w:rFonts w:eastAsia="DFKai-SB"/>
          <w:lang w:eastAsia="zh-TW"/>
        </w:rPr>
        <w:t xml:space="preserve"> at each hybridization event (this can be estimated using population genetics data, but not from a single univariate continuous trait), but for this work, </w:t>
      </w:r>
      <w:r w:rsidR="001116C0" w:rsidRPr="00FB627C">
        <w:t>γ</w:t>
      </w:r>
      <w:r w:rsidR="001116C0">
        <w:rPr>
          <w:rFonts w:eastAsia="DFKai-SB"/>
          <w:lang w:eastAsia="zh-TW"/>
        </w:rPr>
        <w:t xml:space="preserve"> is assumed to always be 0.5.</w:t>
      </w:r>
      <w:r w:rsidR="001116C0">
        <w:t xml:space="preserve"> Note that while we use </w:t>
      </w:r>
      <w:r w:rsidR="001116C0" w:rsidRPr="00FB627C">
        <w:t>γ</w:t>
      </w:r>
      <w:r w:rsidR="001116C0">
        <w:t xml:space="preserve">, which has become common in phylogenetics (i.e. Solís-Lemus and </w:t>
      </w:r>
      <w:proofErr w:type="spellStart"/>
      <w:r w:rsidR="001116C0">
        <w:t>Ané</w:t>
      </w:r>
      <w:proofErr w:type="spellEnd"/>
      <w:r w:rsidR="001116C0">
        <w:t xml:space="preserve"> 2016), </w:t>
      </w:r>
      <w:proofErr w:type="spellStart"/>
      <w:r w:rsidR="001116C0">
        <w:t>Pickrell</w:t>
      </w:r>
      <w:proofErr w:type="spellEnd"/>
      <w:r w:rsidR="001116C0">
        <w:t xml:space="preserve"> &amp; </w:t>
      </w:r>
      <w:r w:rsidR="001116C0">
        <w:lastRenderedPageBreak/>
        <w:t xml:space="preserve">Pritchard (2012) in their related model use </w:t>
      </w:r>
      <w:r w:rsidR="001116C0" w:rsidRPr="00FB627C">
        <w:rPr>
          <w:i/>
        </w:rPr>
        <w:t>w</w:t>
      </w:r>
      <w:r w:rsidR="001116C0">
        <w:t xml:space="preserve">. </w:t>
      </w:r>
      <w:r w:rsidR="001116C0" w:rsidRPr="00FB627C">
        <w:rPr>
          <w:lang w:eastAsia="zh-TW"/>
        </w:rPr>
        <w:t>The</w:t>
      </w:r>
      <w:r w:rsidR="001116C0" w:rsidRPr="00A54453">
        <w:rPr>
          <w:lang w:eastAsia="zh-TW"/>
        </w:rPr>
        <w:t xml:space="preserve"> parameter </w:t>
      </w:r>
      <w:r w:rsidR="001116C0" w:rsidRPr="00A54453">
        <w:rPr>
          <w:i/>
        </w:rPr>
        <w:t>β</w:t>
      </w:r>
      <w:r w:rsidR="001116C0" w:rsidRPr="00A54453">
        <w:rPr>
          <w:i/>
          <w:lang w:eastAsia="zh-TW"/>
        </w:rPr>
        <w:t xml:space="preserve"> </w:t>
      </w:r>
      <w:r w:rsidR="001116C0" w:rsidRPr="00A54453">
        <w:rPr>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lang w:eastAsia="zh-TW"/>
        </w:rPr>
        <w:t>hybrid means may be thought of in the same way, in that they may be</w:t>
      </w:r>
      <w:r w:rsidR="001116C0" w:rsidRPr="00A54453">
        <w:rPr>
          <w:lang w:eastAsia="zh-TW"/>
        </w:rPr>
        <w:t xml:space="preserve"> something other than the average of their parents. For example, if there exist</w:t>
      </w:r>
      <w:r w:rsidR="001116C0">
        <w:rPr>
          <w:lang w:eastAsia="zh-TW"/>
        </w:rPr>
        <w:t>s</w:t>
      </w:r>
      <w:r w:rsidR="001116C0" w:rsidRPr="00A54453">
        <w:rPr>
          <w:lang w:eastAsia="zh-TW"/>
        </w:rPr>
        <w:t xml:space="preserve"> widespread heterosis, with hybrids being on average 20% larger than their parent species, </w:t>
      </w:r>
      <w:r w:rsidR="001116C0" w:rsidRPr="00A54453">
        <w:rPr>
          <w:i/>
        </w:rPr>
        <w:t>β</w:t>
      </w:r>
      <w:r w:rsidR="001116C0" w:rsidRPr="00A54453">
        <w:t xml:space="preserve"> would be</w:t>
      </w:r>
      <w:r w:rsidR="00860036">
        <w:t xml:space="preserve"> of value</w:t>
      </w:r>
      <w:r w:rsidR="001116C0" w:rsidRPr="00A54453">
        <w:t xml:space="preserve"> 1.2.</w:t>
      </w:r>
      <w:r w:rsidR="001116C0" w:rsidRPr="00A54453">
        <w:rPr>
          <w:lang w:eastAsia="zh-TW"/>
        </w:rPr>
        <w:t xml:space="preserve"> The natural lower bound for </w:t>
      </w:r>
      <w:r w:rsidR="001116C0" w:rsidRPr="00A54453">
        <w:rPr>
          <w:i/>
        </w:rPr>
        <w:t>β</w:t>
      </w:r>
      <w:r w:rsidR="001116C0" w:rsidRPr="00A54453">
        <w:rPr>
          <w:i/>
          <w:lang w:eastAsia="zh-TW"/>
        </w:rPr>
        <w:t xml:space="preserve"> </w:t>
      </w:r>
      <w:r w:rsidR="001116C0" w:rsidRPr="00A54453">
        <w:rPr>
          <w:rFonts w:eastAsia="DFKai-SB"/>
          <w:lang w:eastAsia="zh-TW"/>
        </w:rPr>
        <w:t xml:space="preserve">is zero and the upper bound is arbitrary; a value of 1 indicates that the hybrid is just a weighted average of its parents. </w:t>
      </w:r>
      <w:r w:rsidR="001116C0">
        <w:rPr>
          <w:rFonts w:eastAsia="DFKai-SB"/>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w:t>
      </w:r>
      <w:proofErr w:type="gramStart"/>
      <w:r w:rsidR="001116C0">
        <w:rPr>
          <w:rFonts w:eastAsia="DFKai-SB"/>
          <w:lang w:eastAsia="zh-TW"/>
        </w:rPr>
        <w:t>or</w:t>
      </w:r>
      <w:proofErr w:type="gramEnd"/>
      <w:r w:rsidR="001116C0">
        <w:rPr>
          <w:rFonts w:eastAsia="DFKai-SB"/>
          <w:lang w:eastAsia="zh-TW"/>
        </w:rPr>
        <w:t xml:space="preserve"> decrease their mass by 1%. It is thus typical to log transform raw values to meet this assumption. </w:t>
      </w:r>
      <w:r w:rsidR="001116C0" w:rsidRPr="00A54453">
        <w:rPr>
          <w:lang w:eastAsia="zh-TW"/>
        </w:rPr>
        <w:t xml:space="preserve">Therefore, we add the log parameter,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1116C0" w:rsidRPr="00A54453">
        <w:t xml:space="preserve">, to represent log scale bias for the hybrid at formation. </w:t>
      </w:r>
      <w:r w:rsidR="001116C0">
        <w:t xml:space="preserve">The variance for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t xml:space="preserve">, </w:t>
      </w:r>
      <m:oMath>
        <m:r>
          <w:rPr>
            <w:rFonts w:ascii="Cambria Math" w:hAnsi="Cambria Math"/>
          </w:rPr>
          <m:t>var(</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m:t>
        </m:r>
      </m:oMath>
      <w:r w:rsidR="001116C0">
        <w:t>, is calculate</w:t>
      </w:r>
      <w:r w:rsidR="00A643FD">
        <w:t>d</w:t>
      </w:r>
      <w:r w:rsidR="001116C0">
        <w:t xml:space="preserve"> as </w:t>
      </w:r>
    </w:p>
    <w:p w14:paraId="39B0C15A" w14:textId="52FD5EE5" w:rsidR="001116C0" w:rsidRPr="00A54453" w:rsidRDefault="001116C0" w:rsidP="001116C0">
      <w:pPr>
        <w:spacing w:line="480" w:lineRule="auto"/>
        <w:ind w:right="396"/>
        <w:rPr>
          <w:lang w:eastAsia="zh-TW"/>
        </w:rPr>
      </w:pPr>
      <m:oMath>
        <m:r>
          <w:rPr>
            <w:rFonts w:ascii="Cambria Math" w:hAnsi="Cambria Math"/>
          </w:rPr>
          <m:t>var</m:t>
        </m:r>
        <m:d>
          <m:dPr>
            <m:ctrlPr>
              <w:rPr>
                <w:rFonts w:ascii="Cambria Math" w:hAnsi="Cambria Math"/>
                <w:i/>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ctrlPr>
              <w:rPr>
                <w:rFonts w:ascii="Cambria Math" w:hAnsi="Cambria Math"/>
                <w:i/>
                <w:vertAlign w:val="subscript"/>
              </w:rPr>
            </m:ctrlPr>
          </m:e>
        </m:d>
        <m:r>
          <w:rPr>
            <w:rFonts w:ascii="Cambria Math" w:hAnsi="Cambria Math"/>
            <w:vertAlign w:val="subscript"/>
          </w:rPr>
          <m:t>=var</m:t>
        </m:r>
        <m:d>
          <m:dPr>
            <m:ctrlPr>
              <w:rPr>
                <w:rFonts w:ascii="Cambria Math" w:hAnsi="Cambria Math"/>
                <w:i/>
                <w:vertAlign w:val="subscript"/>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+2</m:t>
        </m:r>
        <m:r>
          <m:rPr>
            <m:sty m:val="p"/>
          </m:rPr>
          <w:rPr>
            <w:rFonts w:ascii="Cambria Math" w:hAnsi="Cambria Math"/>
          </w:rPr>
          <m:t>γ</m:t>
        </m:r>
        <m:d>
          <m:dPr>
            <m:ctrlPr>
              <w:rPr>
                <w:rFonts w:ascii="Cambria Math" w:hAnsi="Cambria Math"/>
                <w:i/>
                <w:vertAlign w:val="subscript"/>
              </w:rPr>
            </m:ctrlPr>
          </m:dPr>
          <m:e>
            <m:r>
              <w:rPr>
                <w:rFonts w:ascii="Cambria Math" w:hAnsi="Cambria Math"/>
                <w:vertAlign w:val="subscript"/>
              </w:rPr>
              <m:t>1-</m:t>
            </m:r>
            <m:r>
              <m:rPr>
                <m:sty m:val="p"/>
              </m:rPr>
              <w:rPr>
                <w:rFonts w:ascii="Cambria Math" w:hAnsi="Cambria Math"/>
              </w:rPr>
              <m:t>γ</m:t>
            </m:r>
          </m:e>
        </m:d>
        <m:r>
          <w:rPr>
            <w:rFonts w:ascii="Cambria Math" w:hAnsi="Cambria Math"/>
            <w:vertAlign w:val="subscript"/>
          </w:rPr>
          <m:t>cov</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oMath>
      <w:r>
        <w:rPr>
          <w:vertAlign w:val="subscript"/>
        </w:rPr>
        <w:t xml:space="preserve"> </w:t>
      </w:r>
      <w:r>
        <w:t>H</w:t>
      </w:r>
      <w:r w:rsidRPr="00A54453">
        <w:t xml:space="preserve">ere we assume that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A</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 xml:space="preserve"> </m:t>
        </m:r>
      </m:oMath>
      <w:r w:rsidRPr="00A54453">
        <w:rPr>
          <w:rFonts w:eastAsia="DFKai-SB"/>
          <w:lang w:eastAsia="zh-TW"/>
        </w:rPr>
        <w:t xml:space="preserve">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oMath>
      <w:r w:rsidRPr="00A54453">
        <w:rPr>
          <w:rFonts w:eastAsia="DFKai-SB"/>
          <w:lang w:eastAsia="zh-TW"/>
        </w:rPr>
        <w:t xml:space="preserve"> were in log scale already (i.e. the representation in raw scale is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B</m:t>
                </m:r>
              </m:sub>
            </m:sSub>
          </m:sup>
        </m:sSup>
        <m:r>
          <w:rPr>
            <w:rFonts w:ascii="Cambria Math" w:hAnsi="Cambria Math"/>
          </w:rPr>
          <m:t>=β</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+(1-</m:t>
            </m:r>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sup>
        </m:sSup>
      </m:oMath>
      <w:r w:rsidRPr="00A54453">
        <w:rPr>
          <w:rFonts w:eastAsia="DFKai-SB"/>
          <w:lang w:eastAsia="zh-TW"/>
        </w:rPr>
        <w:t xml:space="preserve">). To model a process like transgressive segregation, where </w:t>
      </w:r>
      <w:r>
        <w:rPr>
          <w:rFonts w:eastAsia="DFKai-SB"/>
          <w:lang w:eastAsia="zh-TW"/>
        </w:rPr>
        <w:t xml:space="preserve">a </w:t>
      </w:r>
      <w:r w:rsidRPr="00A54453">
        <w:rPr>
          <w:rFonts w:eastAsia="DFKai-SB"/>
          <w:lang w:eastAsia="zh-TW"/>
        </w:rPr>
        <w:t>hybrid can deviate from the range of parental values</w:t>
      </w:r>
      <w:r>
        <w:rPr>
          <w:rFonts w:eastAsia="DFKai-SB"/>
          <w:lang w:eastAsia="zh-TW"/>
        </w:rPr>
        <w:t xml:space="preserve"> but without a particular bias</w:t>
      </w:r>
      <w:r w:rsidRPr="00A54453">
        <w:rPr>
          <w:rFonts w:eastAsia="DFKai-SB"/>
          <w:lang w:eastAsia="zh-TW"/>
        </w:rPr>
        <w:t xml:space="preserve">, </w:t>
      </w:r>
      <w:r w:rsidR="00860036">
        <w:rPr>
          <w:rFonts w:eastAsia="DFKai-SB"/>
          <w:lang w:eastAsia="zh-TW"/>
        </w:rPr>
        <w:t xml:space="preserve">a </w:t>
      </w:r>
      <w:r w:rsidRPr="00A54453">
        <w:rPr>
          <w:rFonts w:eastAsia="DFKai-SB"/>
          <w:lang w:eastAsia="zh-TW"/>
        </w:rPr>
        <w:t xml:space="preserve">non-negative variance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Pr>
          <w:rFonts w:eastAsia="DFKai-SB"/>
          <w:lang w:eastAsia="zh-TW"/>
        </w:rPr>
        <w:t xml:space="preserve"> is added to lengthen the hybrid branch</w:t>
      </w:r>
      <w:r>
        <w:rPr>
          <w:rFonts w:eastAsia="DFKai-SB"/>
          <w:lang w:eastAsia="zh-TW"/>
        </w:rPr>
        <w:t>, equivalent to adding a burst of variation due to the hybridization event</w:t>
      </w:r>
      <w:r w:rsidRPr="00A54453">
        <w:rPr>
          <w:rFonts w:eastAsia="DFKai-SB"/>
          <w:lang w:eastAsia="zh-TW"/>
        </w:rPr>
        <w:t xml:space="preserve">. Therefore, we have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X</m:t>
            </m:r>
          </m:e>
        </m:d>
        <m:r>
          <w:rPr>
            <w:rFonts w:ascii="Cambria Math" w:hAnsi="Cambria Math"/>
          </w:rPr>
          <m:t>=Var(Y)=</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oMath>
      <w:r w:rsidRPr="00A54453">
        <w:t xml:space="preserve"> and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t>
      </w:r>
      <w:r w:rsidRPr="00A54453">
        <w:rPr>
          <w:rFonts w:eastAsia="DFKai-SB"/>
          <w:lang w:eastAsia="zh-TW"/>
        </w:rPr>
        <w:t xml:space="preserve">To allow hybrid species to have different rates of </w:t>
      </w:r>
      <w:r w:rsidRPr="00A54453">
        <w:rPr>
          <w:rFonts w:eastAsia="DFKai-SB"/>
          <w:lang w:eastAsia="zh-TW"/>
        </w:rPr>
        <w:lastRenderedPageBreak/>
        <w:t xml:space="preserve">evolution than non-hybrid species, one would just require modifying this variance to be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ctrlPr>
              <w:rPr>
                <w:rFonts w:ascii="Cambria Math" w:hAnsi="Cambria Math"/>
                <w:i/>
              </w:rPr>
            </m:ctrlPr>
          </m:dPr>
          <m:e>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γ</m:t>
                    </m:r>
                  </m:e>
                </m:d>
              </m:e>
              <m:sup>
                <m:r>
                  <w:rPr>
                    <w:rFonts w:ascii="Cambria Math" w:hAnsi="Cambria Math"/>
                  </w:rPr>
                  <m:t>2</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where the new term </w:t>
      </w:r>
      <m:oMath>
        <m:sSub>
          <m:sSubPr>
            <m:ctrlPr>
              <w:rPr>
                <w:rFonts w:ascii="Cambria Math" w:hAnsi="Cambria Math"/>
                <w:i/>
                <w:lang w:eastAsia="zh-TW"/>
              </w:rPr>
            </m:ctrlPr>
          </m:sSubPr>
          <m:e>
            <m:r>
              <w:rPr>
                <w:rFonts w:ascii="Cambria Math" w:hAnsi="Cambria Math"/>
                <w:lang w:eastAsia="zh-TW"/>
              </w:rPr>
              <m:t>σ</m:t>
            </m:r>
          </m:e>
          <m:sub>
            <m:r>
              <w:rPr>
                <w:rFonts w:ascii="Cambria Math" w:hAnsi="Cambria Math"/>
                <w:lang w:eastAsia="zh-TW"/>
              </w:rPr>
              <m:t>H</m:t>
            </m:r>
          </m:sub>
        </m:sSub>
      </m:oMath>
      <w:r w:rsidRPr="00A54453">
        <w:rPr>
          <w:lang w:eastAsia="zh-TW"/>
        </w:rPr>
        <w:t xml:space="preserve"> is the rate of evolution </w:t>
      </w:r>
      <w:r>
        <w:rPr>
          <w:lang w:eastAsia="zh-TW"/>
        </w:rPr>
        <w:t>in</w:t>
      </w:r>
      <w:r w:rsidRPr="00A54453">
        <w:rPr>
          <w:lang w:eastAsia="zh-TW"/>
        </w:rPr>
        <w:t xml:space="preserve"> hybrid</w:t>
      </w:r>
      <w:r w:rsidR="00F07EF1">
        <w:rPr>
          <w:lang w:eastAsia="zh-TW"/>
        </w:rPr>
        <w:t xml:space="preserve"> species</w:t>
      </w:r>
      <w:r w:rsidRPr="00A54453">
        <w:rPr>
          <w:lang w:eastAsia="zh-TW"/>
        </w:rPr>
        <w:t>. We</w:t>
      </w:r>
      <w:r>
        <w:rPr>
          <w:lang w:eastAsia="zh-TW"/>
        </w:rPr>
        <w:t xml:space="preserve"> currently</w:t>
      </w:r>
      <w:r w:rsidRPr="00A54453">
        <w:rPr>
          <w:lang w:eastAsia="zh-TW"/>
        </w:rPr>
        <w:t xml:space="preserve"> limit the model to the one where the hybrid and non-hybrid species have the same rate </w:t>
      </w:r>
      <w:r w:rsidRPr="00A54453">
        <w:t>(</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=σ</m:t>
        </m:r>
      </m:oMath>
      <w:r w:rsidRPr="00A54453">
        <w:t>).</w:t>
      </w:r>
      <w:r w:rsidRPr="00A54453">
        <w:rPr>
          <w:lang w:eastAsia="zh-TW"/>
        </w:rPr>
        <w:t xml:space="preserve"> </w:t>
      </w:r>
      <w:r w:rsidRPr="00A54453">
        <w:t xml:space="preserve">The corresponding variance-covariance matrix for the species </w:t>
      </w:r>
      <m:oMath>
        <m:r>
          <w:rPr>
            <w:rFonts w:ascii="Cambria Math" w:hAnsi="Cambria Math"/>
          </w:rPr>
          <m:t>X, R, Y</m:t>
        </m:r>
      </m:oMath>
      <w:r w:rsidRPr="00A54453">
        <w:t xml:space="preserve"> for the network model under the assumption of the BM process for trait evolution is given by the matrix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oMath>
      <w:r w:rsidRPr="00A54453">
        <w:t xml:space="preserve"> as following     </w:t>
      </w:r>
    </w:p>
    <w:p w14:paraId="4CF66812" w14:textId="77777777" w:rsidR="001116C0" w:rsidRPr="00A54453" w:rsidRDefault="00F54AEF" w:rsidP="001116C0">
      <w:pPr>
        <w:spacing w:line="480" w:lineRule="auto"/>
        <w:rPr>
          <w:color w:val="FF0000"/>
        </w:rPr>
      </w:pPr>
      <m:oMathPara>
        <m:oMath>
          <m:m>
            <m:mPr>
              <m:mcs>
                <m:mc>
                  <m:mcPr>
                    <m:count m:val="3"/>
                    <m:mcJc m:val="center"/>
                  </m:mcPr>
                </m:mc>
              </m:mcs>
              <m:ctrlPr>
                <w:rPr>
                  <w:rFonts w:ascii="Cambria Math" w:hAnsi="Cambria Math"/>
                  <w:i/>
                </w:rPr>
              </m:ctrlPr>
            </m:mPr>
            <m:mr>
              <m:e>
                <m:r>
                  <w:rPr>
                    <w:rFonts w:ascii="Cambria Math" w:hAnsi="Cambria Math"/>
                  </w:rPr>
                  <m:t xml:space="preserve">            X                            </m:t>
                </m:r>
              </m:e>
              <m:e>
                <m:r>
                  <w:rPr>
                    <w:rFonts w:ascii="Cambria Math" w:hAnsi="Cambria Math"/>
                  </w:rPr>
                  <m:t xml:space="preserve">                  R                                                </m:t>
                </m:r>
              </m:e>
              <m:e>
                <m:r>
                  <w:rPr>
                    <w:rFonts w:ascii="Cambria Math" w:hAnsi="Cambria Math"/>
                  </w:rPr>
                  <m:t>Y</m:t>
                </m:r>
              </m:e>
            </m:mr>
          </m:m>
        </m:oMath>
      </m:oMathPara>
    </w:p>
    <w:p w14:paraId="2403543B" w14:textId="70792907" w:rsidR="001116C0" w:rsidRPr="00A54453" w:rsidRDefault="001116C0" w:rsidP="001116C0">
      <w:pPr>
        <w:spacing w:line="480" w:lineRule="auto"/>
      </w:pPr>
      <m:oMathPara>
        <m:oMath>
          <m:r>
            <m:rPr>
              <m:sty m:val="p"/>
            </m:rP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r>
                      <w:rPr>
                        <w:rFonts w:ascii="Cambria Math" w:hAnsi="Cambria Math"/>
                      </w:rPr>
                      <m:t>0</m:t>
                    </m:r>
                  </m:e>
                </m:mr>
                <m:mr>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m:rPr>
                        <m:sty m:val="p"/>
                      </m:rPr>
                      <w:rPr>
                        <w:rFonts w:ascii="Cambria Math" w:hAnsi="Cambria Math"/>
                      </w:rPr>
                      <m:t xml:space="preserve"> </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color w:val="000000"/>
                <w:lang w:eastAsia="zh-TW"/>
              </w:rPr>
            </w:pPr>
          </w:p>
        </w:tc>
      </w:tr>
    </w:tbl>
    <w:p w14:paraId="78A0AE83" w14:textId="77777777" w:rsidR="001116C0" w:rsidRDefault="001116C0" w:rsidP="001116C0">
      <w:pPr>
        <w:spacing w:line="480" w:lineRule="auto"/>
        <w:ind w:right="396"/>
        <w:rPr>
          <w:rFonts w:eastAsia="DFKai-SB"/>
        </w:rPr>
      </w:pPr>
      <w:r>
        <w:rPr>
          <w:rFonts w:eastAsia="DFKai-SB"/>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oMath>
      <w:r>
        <w:rPr>
          <w:rFonts w:eastAsia="DFKai-SB"/>
          <w:color w:val="000000" w:themeColor="text1"/>
          <w:lang w:eastAsia="zh-TW"/>
        </w:rPr>
        <w:t xml:space="preserve">, to the diagonals of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rPr>
        <w:t xml:space="preserve"> to represent measurement error. The final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b/>
        </w:rPr>
        <w:t xml:space="preserve"> </w:t>
      </w:r>
      <w:r>
        <w:rPr>
          <w:rFonts w:eastAsia="DFKai-SB"/>
        </w:rPr>
        <w:t>thus becomes:</w:t>
      </w:r>
    </w:p>
    <w:p w14:paraId="4753E1D5" w14:textId="77777777" w:rsidR="001116C0" w:rsidRPr="00A54453" w:rsidRDefault="001116C0" w:rsidP="001116C0">
      <w:pPr>
        <w:spacing w:line="480" w:lineRule="auto"/>
        <w:ind w:right="396"/>
        <w:rPr>
          <w:lang w:eastAsia="zh-TW"/>
        </w:rPr>
      </w:pPr>
      <w:r w:rsidRPr="00A54453">
        <w:t xml:space="preserve">   </w:t>
      </w:r>
    </w:p>
    <w:p w14:paraId="780B8729" w14:textId="77777777" w:rsidR="001116C0" w:rsidRPr="001F6F27" w:rsidRDefault="00F54AEF" w:rsidP="001116C0">
      <w:pPr>
        <w:spacing w:line="480" w:lineRule="auto"/>
        <w:rPr>
          <w:color w:val="FF0000"/>
          <w:sz w:val="20"/>
          <w:szCs w:val="20"/>
        </w:rPr>
      </w:pPr>
      <m:oMathPara>
        <m:oMath>
          <m:m>
            <m:mPr>
              <m:mcs>
                <m:mc>
                  <m:mcPr>
                    <m:count m:val="3"/>
                    <m:mcJc m:val="center"/>
                  </m:mcPr>
                </m:mc>
              </m:mcs>
              <m:ctrlPr>
                <w:rPr>
                  <w:rFonts w:ascii="Cambria Math" w:hAnsi="Cambria Math"/>
                  <w:i/>
                  <w:sz w:val="20"/>
                  <w:szCs w:val="20"/>
                </w:rPr>
              </m:ctrlPr>
            </m:mPr>
            <m:mr>
              <m:e>
                <m:r>
                  <w:rPr>
                    <w:rFonts w:ascii="Cambria Math" w:hAnsi="Cambria Math"/>
                    <w:sz w:val="20"/>
                    <w:szCs w:val="20"/>
                  </w:rPr>
                  <m:t xml:space="preserve">            X                                             </m:t>
                </m:r>
              </m:e>
              <m:e>
                <m:r>
                  <w:rPr>
                    <w:rFonts w:ascii="Cambria Math" w:hAnsi="Cambria Math"/>
                    <w:sz w:val="20"/>
                    <w:szCs w:val="20"/>
                  </w:rPr>
                  <m:t xml:space="preserve">                  R                                                            </m:t>
                </m:r>
              </m:e>
              <m:e>
                <m:r>
                  <w:rPr>
                    <w:rFonts w:ascii="Cambria Math" w:hAnsi="Cambria Math"/>
                    <w:sz w:val="20"/>
                    <w:szCs w:val="20"/>
                  </w:rPr>
                  <m:t>Y</m:t>
                </m:r>
              </m:e>
            </m:mr>
          </m:m>
        </m:oMath>
      </m:oMathPara>
    </w:p>
    <w:p w14:paraId="6D4D277A" w14:textId="61812677" w:rsidR="001116C0" w:rsidRPr="001F6F27" w:rsidRDefault="001116C0" w:rsidP="001116C0">
      <w:pPr>
        <w:spacing w:line="480" w:lineRule="auto"/>
        <w:rPr>
          <w:sz w:val="20"/>
          <w:szCs w:val="20"/>
        </w:rPr>
      </w:pPr>
      <m:oMathPara>
        <m:oMath>
          <m:r>
            <m:rPr>
              <m:sty m:val="p"/>
            </m:rPr>
            <w:rPr>
              <w:rFonts w:ascii="Cambria Math" w:hAnsi="Cambria Math"/>
              <w:sz w:val="20"/>
              <w:szCs w:val="20"/>
            </w:rPr>
            <m:t xml:space="preserve">      </m:t>
          </m:r>
          <m:m>
            <m:mPr>
              <m:mcs>
                <m:mc>
                  <m:mcPr>
                    <m:count m:val="1"/>
                    <m:mcJc m:val="center"/>
                  </m:mcPr>
                </m:mc>
              </m:mcs>
              <m:ctrlPr>
                <w:rPr>
                  <w:rFonts w:ascii="Cambria Math" w:hAnsi="Cambria Math"/>
                  <w:i/>
                  <w:sz w:val="20"/>
                  <w:szCs w:val="20"/>
                </w:rPr>
              </m:ctrlPr>
            </m:mPr>
            <m:mr>
              <m:e>
                <m:r>
                  <w:rPr>
                    <w:rFonts w:ascii="Cambria Math" w:hAnsi="Cambria Math"/>
                    <w:sz w:val="20"/>
                    <w:szCs w:val="20"/>
                  </w:rPr>
                  <m:t>X</m:t>
                </m:r>
              </m:e>
            </m:mr>
            <m:mr>
              <m:e>
                <m:r>
                  <w:rPr>
                    <w:rFonts w:ascii="Cambria Math" w:hAnsi="Cambria Math"/>
                    <w:sz w:val="20"/>
                    <w:szCs w:val="20"/>
                  </w:rPr>
                  <m:t>R</m:t>
                </m:r>
              </m:e>
            </m:mr>
            <m:mr>
              <m:e>
                <m:r>
                  <w:rPr>
                    <w:rFonts w:ascii="Cambria Math" w:hAnsi="Cambria Math"/>
                    <w:sz w:val="20"/>
                    <w:szCs w:val="20"/>
                  </w:rPr>
                  <m:t>Y</m:t>
                </m:r>
              </m:e>
            </m:mr>
          </m:m>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r>
                      <w:rPr>
                        <w:rFonts w:ascii="Cambria Math" w:hAnsi="Cambria Math"/>
                        <w:sz w:val="20"/>
                        <w:szCs w:val="20"/>
                      </w:rPr>
                      <m:t>0</m:t>
                    </m:r>
                  </m:e>
                </m:mr>
                <m:m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sSup>
                              <m:sSupPr>
                                <m:ctrlPr>
                                  <w:rPr>
                                    <w:rFonts w:ascii="Cambria Math" w:hAnsi="Cambria Math"/>
                                    <w:i/>
                                    <w:sz w:val="20"/>
                                    <w:szCs w:val="20"/>
                                  </w:rPr>
                                </m:ctrlPr>
                              </m:sSupPr>
                              <m:e>
                                <m:r>
                                  <m:rPr>
                                    <m:sty m:val="p"/>
                                  </m:rPr>
                                  <w:rPr>
                                    <w:rFonts w:ascii="Cambria Math" w:hAnsi="Cambria Math"/>
                                    <w:sz w:val="20"/>
                                    <w:szCs w:val="20"/>
                                  </w:rPr>
                                  <m:t>γ</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m:t>
                                </m:r>
                                <m:r>
                                  <m:rPr>
                                    <m:sty m:val="p"/>
                                  </m:rPr>
                                  <w:rPr>
                                    <w:rFonts w:ascii="Cambria Math" w:hAnsi="Cambria Math"/>
                                    <w:sz w:val="20"/>
                                    <w:szCs w:val="20"/>
                                  </w:rPr>
                                  <m:t>γ</m:t>
                                </m:r>
                                <m:r>
                                  <w:rPr>
                                    <w:rFonts w:ascii="Cambria Math" w:hAnsi="Cambria Math"/>
                                    <w:sz w:val="20"/>
                                    <w:szCs w:val="20"/>
                                  </w:rPr>
                                  <m:t>)</m:t>
                                </m:r>
                              </m:e>
                              <m:sup>
                                <m:r>
                                  <w:rPr>
                                    <w:rFonts w:ascii="Cambria Math" w:hAnsi="Cambria Math"/>
                                    <w:sz w:val="20"/>
                                    <w:szCs w:val="20"/>
                                  </w:rPr>
                                  <m:t>2</m:t>
                                </m:r>
                              </m:sup>
                            </m:sSup>
                          </m:e>
                        </m:d>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H</m:t>
                        </m:r>
                      </m:sub>
                    </m:sSub>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mr>
                <m:mr>
                  <m:e>
                    <m:r>
                      <w:rPr>
                        <w:rFonts w:ascii="Cambria Math" w:hAnsi="Cambria Math"/>
                        <w:sz w:val="20"/>
                        <w:szCs w:val="20"/>
                      </w:rPr>
                      <m:t>0</m:t>
                    </m:r>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mr>
              </m:m>
            </m:e>
          </m:d>
        </m:oMath>
      </m:oMathPara>
    </w:p>
    <w:p w14:paraId="43F06FA0" w14:textId="5D2E675C" w:rsidR="001116C0" w:rsidRPr="00116EAD" w:rsidRDefault="001116C0" w:rsidP="001116C0">
      <w:pPr>
        <w:spacing w:line="480" w:lineRule="auto"/>
        <w:rPr>
          <w:rFonts w:eastAsia="DFKai-SB"/>
          <w:lang w:eastAsia="zh-TW"/>
        </w:rPr>
      </w:pPr>
      <w:r w:rsidRPr="00116EAD">
        <w:rPr>
          <w:rFonts w:eastAsia="DFKai-SB"/>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eastAsia="DFKai-SB" w:hint="eastAsia"/>
          <w:lang w:eastAsia="zh-TW"/>
        </w:rPr>
        <w:t xml:space="preserve"> </w:t>
      </w:r>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 xml:space="preserve"> </m:t>
            </m:r>
            <m:r>
              <w:rPr>
                <w:rFonts w:eastAsia="DFKai-SB"/>
                <w:lang w:eastAsia="zh-TW"/>
              </w:rPr>
              <m:t xml:space="preserve">, </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=0</m:t>
        </m:r>
      </m:oMath>
      <w:r w:rsidRPr="00116EAD">
        <w:rPr>
          <w:rFonts w:eastAsia="DFKai-SB"/>
          <w:lang w:eastAsia="zh-TW"/>
        </w:rPr>
        <w:t xml:space="preserve">. In general, when X and Y share an evolutionary history, the variance of their hybrid at the time of hybridization </w:t>
      </w:r>
      <w:r w:rsidR="00F07EF1">
        <w:rPr>
          <w:rFonts w:eastAsia="DFKai-SB"/>
          <w:lang w:eastAsia="zh-TW"/>
        </w:rPr>
        <w:t>can be</w:t>
      </w:r>
      <w:r w:rsidRPr="00116EAD">
        <w:rPr>
          <w:rFonts w:eastAsia="DFKai-SB"/>
          <w:lang w:eastAsia="zh-TW"/>
        </w:rPr>
        <w:t xml:space="preserve"> adjusted accordingly by  </w:t>
      </w:r>
    </w:p>
    <w:p w14:paraId="79F73426" w14:textId="143641E6" w:rsidR="001116C0" w:rsidRPr="00116EAD" w:rsidRDefault="001116C0" w:rsidP="00BF4D8F">
      <w:pPr>
        <w:spacing w:line="480" w:lineRule="auto"/>
        <w:jc w:val="center"/>
        <w:rPr>
          <w:rFonts w:eastAsia="DFKai-SB"/>
          <w:lang w:eastAsia="zh-TW"/>
        </w:rPr>
      </w:pPr>
      <m:oMath>
        <m:r>
          <w:rPr>
            <w:rFonts w:ascii="Cambria Math" w:eastAsia="DFKai-SB" w:hAnsi="Cambria Math"/>
            <w:lang w:eastAsia="zh-TW"/>
          </w:rPr>
          <w:lastRenderedPageBreak/>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e>
        </m:d>
        <m:r>
          <w:rPr>
            <w:rFonts w:ascii="Cambria Math" w:eastAsia="DFKai-SB" w:hAnsi="Cambria Math"/>
            <w:lang w:eastAsia="zh-TW"/>
          </w:rPr>
          <m:t>=</m:t>
        </m:r>
        <m:sSup>
          <m:sSupPr>
            <m:ctrlPr>
              <w:rPr>
                <w:rFonts w:ascii="Cambria Math" w:eastAsia="DFKai-SB" w:hAnsi="Cambria Math"/>
                <w:i/>
                <w:lang w:eastAsia="zh-TW"/>
              </w:rPr>
            </m:ctrlPr>
          </m:sSupPr>
          <m:e>
            <m:r>
              <w:rPr>
                <w:rFonts w:ascii="Cambria Math" w:eastAsia="DFKai-SB" w:hAnsi="Cambria Math"/>
                <w:lang w:eastAsia="zh-TW"/>
              </w:rPr>
              <m:t>γ</m:t>
            </m:r>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e>
        </m:d>
        <m:r>
          <w:rPr>
            <w:rFonts w:ascii="Cambria Math" w:eastAsia="DFKai-SB" w:hAnsi="Cambria Math"/>
            <w:lang w:eastAsia="zh-TW"/>
          </w:rPr>
          <m:t>+</m:t>
        </m:r>
        <m:sSup>
          <m:sSupPr>
            <m:ctrlPr>
              <w:rPr>
                <w:rFonts w:ascii="Cambria Math" w:eastAsia="DFKai-SB" w:hAnsi="Cambria Math"/>
                <w:i/>
                <w:lang w:eastAsia="zh-TW"/>
              </w:rPr>
            </m:ctrlPr>
          </m:sSupPr>
          <m:e>
            <m:d>
              <m:dPr>
                <m:ctrlPr>
                  <w:rPr>
                    <w:rFonts w:ascii="Cambria Math" w:eastAsia="DFKai-SB" w:hAnsi="Cambria Math"/>
                    <w:i/>
                    <w:lang w:eastAsia="zh-TW"/>
                  </w:rPr>
                </m:ctrlPr>
              </m:dPr>
              <m:e>
                <m:r>
                  <w:rPr>
                    <w:rFonts w:ascii="Cambria Math" w:eastAsia="DFKai-SB" w:hAnsi="Cambria Math"/>
                    <w:lang w:eastAsia="zh-TW"/>
                  </w:rPr>
                  <m:t>1-γ</m:t>
                </m:r>
              </m:e>
            </m:d>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+2γ(1-γ)Cov(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oMath>
      <w:r w:rsidR="004D3403">
        <w:rPr>
          <w:rFonts w:eastAsia="DFKai-SB"/>
          <w:lang w:eastAsia="zh-TW"/>
        </w:rPr>
        <w:t>.</w:t>
      </w:r>
    </w:p>
    <w:p w14:paraId="1B988CA5" w14:textId="77777777" w:rsidR="001116C0" w:rsidRPr="00116EAD" w:rsidRDefault="001116C0" w:rsidP="001116C0">
      <w:pPr>
        <w:spacing w:line="480" w:lineRule="auto"/>
        <w:rPr>
          <w:rFonts w:eastAsia="DFKai-SB"/>
          <w:lang w:eastAsia="zh-TW"/>
        </w:rPr>
      </w:pPr>
      <w:r w:rsidRPr="00116EAD">
        <w:rPr>
          <w:rFonts w:eastAsia="DFKai-SB"/>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eastAsia="DFKai-SB"/>
          <w:lang w:eastAsia="zh-TW"/>
        </w:rPr>
      </w:pPr>
      <m:oMathPara>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=Cov(γ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+(1-γ)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)=γCov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m:t>
          </m:r>
        </m:oMath>
      </m:oMathPara>
    </w:p>
    <w:p w14:paraId="4483D9DA" w14:textId="77777777" w:rsidR="001116C0" w:rsidRDefault="001116C0" w:rsidP="001116C0">
      <w:pPr>
        <w:spacing w:line="480" w:lineRule="auto"/>
        <w:ind w:right="396"/>
        <w:rPr>
          <w:rFonts w:eastAsia="DFKai-SB"/>
          <w:lang w:eastAsia="zh-TW"/>
        </w:rPr>
      </w:pPr>
      <w:r w:rsidRPr="00116EAD">
        <w:rPr>
          <w:rFonts w:eastAsia="DFKai-SB"/>
          <w:lang w:eastAsia="zh-TW"/>
        </w:rPr>
        <w:t xml:space="preserve">where </w:t>
      </w:r>
      <m:oMath>
        <m:r>
          <w:rPr>
            <w:rFonts w:ascii="Cambria Math" w:eastAsia="DFKai-SB" w:hAnsi="Cambria Math"/>
            <w:lang w:eastAsia="zh-TW"/>
          </w:rPr>
          <m:t>s=A,C</m:t>
        </m:r>
      </m:oMath>
      <w:r w:rsidRPr="00116EAD">
        <w:rPr>
          <w:rFonts w:eastAsia="DFKai-SB"/>
          <w:lang w:eastAsia="zh-TW"/>
        </w:rPr>
        <w:t>.</w:t>
      </w:r>
    </w:p>
    <w:p w14:paraId="4FB54926" w14:textId="04D12B8C" w:rsidR="00792208" w:rsidRPr="008D2917" w:rsidDel="006A3FA1" w:rsidRDefault="00792208" w:rsidP="00792208">
      <w:pPr>
        <w:spacing w:line="480" w:lineRule="auto"/>
        <w:ind w:right="397"/>
        <w:rPr>
          <w:del w:id="7" w:author="O'Meara, Brian C" w:date="2018-07-25T10:13:00Z"/>
          <w:lang w:eastAsia="zh-TW"/>
        </w:rPr>
      </w:pPr>
      <w:del w:id="8" w:author="O'Meara, Brian C" w:date="2018-07-25T10:13:00Z">
        <w:r w:rsidDel="006A3FA1">
          <w:rPr>
            <w:lang w:eastAsia="zh-TW"/>
          </w:rPr>
          <w:delText xml:space="preserve">The BMhyb uses </w:delText>
        </w:r>
        <w:r w:rsidRPr="008D2917" w:rsidDel="006A3FA1">
          <w:rPr>
            <w:lang w:eastAsia="zh-TW"/>
          </w:rPr>
          <w:delText>GetVandMFromIgraph f</w:delText>
        </w:r>
        <w:r w:rsidDel="006A3FA1">
          <w:rPr>
            <w:lang w:eastAsia="zh-TW"/>
          </w:rPr>
          <w:delText>unction with our model</w:delText>
        </w:r>
        <w:r w:rsidRPr="008D2917" w:rsidDel="006A3FA1">
          <w:rPr>
            <w:lang w:eastAsia="zh-TW"/>
          </w:rPr>
          <w:delText xml:space="preserve"> param</w:delText>
        </w:r>
        <w:r w:rsidDel="006A3FA1">
          <w:rPr>
            <w:lang w:eastAsia="zh-TW"/>
          </w:rPr>
          <w:delText>eter</w:delText>
        </w:r>
        <w:r w:rsidRPr="008D2917" w:rsidDel="006A3FA1">
          <w:rPr>
            <w:lang w:eastAsia="zh-TW"/>
          </w:rPr>
          <w:delText>s vector</w:delText>
        </w:r>
        <w:r w:rsidDel="006A3FA1">
          <w:rPr>
            <w:lang w:eastAsia="zh-TW"/>
          </w:rPr>
          <w:delText xml:space="preserve"> to</w:delText>
        </w:r>
        <w:r w:rsidRPr="008D2917" w:rsidDel="006A3FA1">
          <w:rPr>
            <w:lang w:eastAsia="zh-TW"/>
          </w:rPr>
          <w:delText xml:space="preserve"> take an igraph object</w:delText>
        </w:r>
        <w:r w:rsidDel="006A3FA1">
          <w:rPr>
            <w:lang w:eastAsia="zh-TW"/>
          </w:rPr>
          <w:delText xml:space="preserve"> (Csardi and Nepusz 2006) </w:delText>
        </w:r>
        <w:r w:rsidRPr="008D2917" w:rsidDel="006A3FA1">
          <w:rPr>
            <w:lang w:eastAsia="zh-TW"/>
          </w:rPr>
          <w:delText>and return a VCV for the network and the modified means</w:delText>
        </w:r>
        <w:r w:rsidDel="006A3FA1">
          <w:rPr>
            <w:lang w:eastAsia="zh-TW"/>
          </w:rPr>
          <w:delText xml:space="preserve"> using the B</w:delText>
        </w:r>
        <w:r w:rsidRPr="008D2917" w:rsidDel="006A3FA1">
          <w:rPr>
            <w:lang w:eastAsia="zh-TW"/>
          </w:rPr>
          <w:delText>astide et al</w:delText>
        </w:r>
        <w:r w:rsidDel="006A3FA1">
          <w:rPr>
            <w:lang w:eastAsia="zh-TW"/>
          </w:rPr>
          <w:delText>. (2018)</w:delText>
        </w:r>
        <w:r w:rsidRPr="008D2917" w:rsidDel="006A3FA1">
          <w:rPr>
            <w:lang w:eastAsia="zh-TW"/>
          </w:rPr>
          <w:delText xml:space="preserve"> approach</w:delText>
        </w:r>
        <w:r w:rsidDel="006A3FA1">
          <w:rPr>
            <w:lang w:eastAsia="zh-TW"/>
          </w:rPr>
          <w:delText xml:space="preserve">. </w:delText>
        </w:r>
      </w:del>
    </w:p>
    <w:p w14:paraId="78C41AD5" w14:textId="5566F37B" w:rsidR="00792208" w:rsidRPr="008D2917" w:rsidDel="006A3FA1" w:rsidRDefault="00792208" w:rsidP="00792208">
      <w:pPr>
        <w:spacing w:line="480" w:lineRule="auto"/>
        <w:ind w:right="397"/>
        <w:rPr>
          <w:del w:id="9" w:author="O'Meara, Brian C" w:date="2018-07-25T10:13:00Z"/>
          <w:lang w:eastAsia="zh-TW"/>
        </w:rPr>
      </w:pPr>
      <w:del w:id="10" w:author="O'Meara, Brian C" w:date="2018-07-25T10:13:00Z">
        <w:r w:rsidDel="006A3FA1">
          <w:rPr>
            <w:lang w:eastAsia="zh-TW"/>
          </w:rPr>
          <w:delText>The MergeTreesIntoNetwork function takes a vector of two or more trees to create an</w:delText>
        </w:r>
        <w:r w:rsidRPr="008D2917" w:rsidDel="006A3FA1">
          <w:rPr>
            <w:lang w:eastAsia="zh-TW"/>
          </w:rPr>
          <w:delText xml:space="preserve"> igraph object</w:delText>
        </w:r>
        <w:r w:rsidDel="006A3FA1">
          <w:rPr>
            <w:lang w:eastAsia="zh-TW"/>
          </w:rPr>
          <w:delText>.</w:delText>
        </w:r>
      </w:del>
    </w:p>
    <w:p w14:paraId="5F19B460" w14:textId="77777777" w:rsidR="00792208" w:rsidRDefault="00792208" w:rsidP="001116C0">
      <w:pPr>
        <w:spacing w:line="480" w:lineRule="auto"/>
        <w:ind w:right="396"/>
        <w:rPr>
          <w:rFonts w:eastAsia="DFKai-SB"/>
          <w:lang w:eastAsia="zh-TW"/>
        </w:rPr>
      </w:pPr>
    </w:p>
    <w:p w14:paraId="0025F12B" w14:textId="77777777" w:rsidR="00792208" w:rsidRPr="00E644DB" w:rsidRDefault="00792208" w:rsidP="001116C0">
      <w:pPr>
        <w:spacing w:line="480" w:lineRule="auto"/>
        <w:ind w:right="396"/>
        <w:rPr>
          <w:rFonts w:eastAsia="DFKai-SB"/>
          <w:lang w:eastAsia="zh-TW"/>
        </w:rPr>
      </w:pPr>
    </w:p>
    <w:p w14:paraId="2277504B" w14:textId="58400B0A" w:rsidR="001116C0" w:rsidRPr="00A54453" w:rsidRDefault="001116C0" w:rsidP="001116C0">
      <w:pPr>
        <w:spacing w:line="480" w:lineRule="auto"/>
        <w:ind w:right="396"/>
        <w:rPr>
          <w:rFonts w:eastAsia="DFKai-SB"/>
          <w:lang w:eastAsia="zh-TW"/>
        </w:rPr>
      </w:pPr>
      <w:r w:rsidRPr="00E644DB">
        <w:rPr>
          <w:rFonts w:eastAsia="DFKai-SB"/>
          <w:lang w:eastAsia="zh-TW"/>
        </w:rPr>
        <w:t> </w:t>
      </w:r>
      <w:r>
        <w:rPr>
          <w:rFonts w:eastAsia="DFKai-SB"/>
          <w:lang w:eastAsia="zh-TW"/>
        </w:rPr>
        <w:t>Given traits</w:t>
      </w:r>
      <w:r w:rsidRPr="00A54453">
        <w:rPr>
          <w:rFonts w:eastAsia="DFKai-SB"/>
          <w:lang w:eastAsia="zh-TW"/>
        </w:rP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A54453">
        <w:rPr>
          <w:rFonts w:eastAsia="DFKai-SB"/>
          <w:lang w:eastAsia="zh-TW"/>
        </w:rPr>
        <w:t xml:space="preserve"> (in log scale) for </w:t>
      </w:r>
      <m:oMath>
        <m:r>
          <w:rPr>
            <w:rFonts w:ascii="Cambria Math" w:hAnsi="Cambria Math"/>
          </w:rPr>
          <m:t>n</m:t>
        </m:r>
      </m:oMath>
      <w:r w:rsidRPr="00A54453">
        <w:rPr>
          <w:rFonts w:eastAsia="DFKai-SB"/>
          <w:lang w:eastAsia="zh-TW"/>
        </w:rPr>
        <w:t xml:space="preserve"> species some of which are hybrids</w:t>
      </w:r>
      <w:r>
        <w:rPr>
          <w:rFonts w:eastAsia="DFKai-SB"/>
          <w:lang w:eastAsia="zh-TW"/>
        </w:rPr>
        <w:t xml:space="preserve">, the column vector </w:t>
      </w:r>
      <m:oMath>
        <m:r>
          <m:rPr>
            <m:sty m:val="b"/>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sidRPr="00A54453">
        <w:rPr>
          <w:rFonts w:eastAsia="DFKai-SB"/>
          <w:lang w:eastAsia="zh-TW"/>
        </w:rPr>
        <w:t xml:space="preserve"> can be treated as a multivariate normal random variable</w:t>
      </w:r>
      <w:r>
        <w:rPr>
          <w:rFonts w:eastAsia="DFKai-SB"/>
          <w:lang w:eastAsia="zh-TW"/>
        </w:rPr>
        <w:t xml:space="preserve"> given an assumption of Brownian motion</w:t>
      </w:r>
      <w:r w:rsidRPr="00A54453">
        <w:rPr>
          <w:rFonts w:eastAsia="DFKai-SB"/>
          <w:lang w:eastAsia="zh-TW"/>
        </w:rPr>
        <w:t xml:space="preserve">. i.e. </w:t>
      </w:r>
      <m:oMath>
        <m:r>
          <m:rPr>
            <m:sty m:val="b"/>
          </m:rPr>
          <w:rPr>
            <w:rFonts w:ascii="Cambria Math" w:hAnsi="Cambria Math"/>
          </w:rPr>
          <m:t>Y</m:t>
        </m:r>
        <m:r>
          <w:rPr>
            <w:rFonts w:ascii="Cambria Math" w:hAnsi="Cambria Math"/>
          </w:rPr>
          <m:t xml:space="preserve"> ~ MVN(</m:t>
        </m:r>
        <m:r>
          <m:rPr>
            <m:sty m:val="bi"/>
          </m:rPr>
          <w:rPr>
            <w:rFonts w:ascii="Cambria Math" w:hAnsi="Cambria Math"/>
            <w:color w:val="000000" w:themeColor="text1"/>
          </w:rPr>
          <m:t>μ</m:t>
        </m:r>
        <m:r>
          <w:rPr>
            <w:rFonts w:ascii="Cambria Math" w:hAnsi="Cambria Math"/>
          </w:rPr>
          <m:t>,</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vertAlign w:val="subscript"/>
          </w:rPr>
          <m:t xml:space="preserve"> </m:t>
        </m:r>
        <m:r>
          <w:rPr>
            <w:rFonts w:ascii="Cambria Math" w:hAnsi="Cambria Math"/>
          </w:rPr>
          <m:t>)</m:t>
        </m:r>
      </m:oMath>
      <w:r w:rsidRPr="00A54453">
        <w:t xml:space="preserve"> where </w:t>
      </w:r>
      <m:oMath>
        <m:r>
          <m:rPr>
            <m:sty m:val="bi"/>
          </m:rPr>
          <w:rPr>
            <w:rFonts w:ascii="Cambria Math" w:hAnsi="Cambria Math"/>
          </w:rPr>
          <m:t>μ=</m:t>
        </m:r>
        <m:sSup>
          <m:sSupPr>
            <m:ctrlPr>
              <w:rPr>
                <w:rFonts w:ascii="Cambria Math" w:hAnsi="Cambria Math"/>
                <w:b/>
                <w:i/>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e>
          <m:sup>
            <m:r>
              <w:rPr>
                <w:rFonts w:ascii="Cambria Math" w:hAnsi="Cambria Math"/>
              </w:rPr>
              <m:t>T</m:t>
            </m:r>
          </m:sup>
        </m:sSup>
      </m:oMath>
      <w:r w:rsidRPr="00A54453">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oMath>
      <w:r w:rsidRPr="00A54453">
        <w:t xml:space="preserve"> or </w:t>
      </w:r>
      <m:oMath>
        <m:r>
          <w:rPr>
            <w:rFonts w:ascii="Cambria Math" w:hAnsi="Cambria Math"/>
          </w:rPr>
          <m:t>μ+</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Pr="00A54453">
        <w:rPr>
          <w:lang w:eastAsia="zh-TW"/>
        </w:rPr>
        <w:t xml:space="preserve"> is the mean for</w:t>
      </w:r>
      <w:r>
        <w:rPr>
          <w:lang w:eastAsia="zh-TW"/>
        </w:rPr>
        <w:t xml:space="preserve"> non-hybrid</w:t>
      </w:r>
      <w:r w:rsidRPr="00A54453">
        <w:rPr>
          <w:lang w:eastAsia="zh-TW"/>
        </w:rPr>
        <w:t xml:space="preserve"> species or the mean for hybrid species, </w:t>
      </w:r>
      <w:r>
        <w:rPr>
          <w:lang w:eastAsia="zh-TW"/>
        </w:rPr>
        <w:t xml:space="preserve">respectively, and </w:t>
      </w:r>
      <w:r>
        <w:rPr>
          <w:b/>
          <w:lang w:eastAsia="zh-TW"/>
        </w:rPr>
        <w:t>V</w:t>
      </w:r>
      <w:r w:rsidRPr="00D65185">
        <w:rPr>
          <w:b/>
          <w:i/>
          <w:vertAlign w:val="subscript"/>
          <w:lang w:eastAsia="zh-TW"/>
        </w:rPr>
        <w:t>R</w:t>
      </w:r>
      <w:r w:rsidRPr="00A54453">
        <w:rPr>
          <w:lang w:eastAsia="zh-TW"/>
        </w:rPr>
        <w:t xml:space="preserve"> </w:t>
      </w:r>
      <w:r>
        <w:rPr>
          <w:lang w:eastAsia="zh-TW"/>
        </w:rPr>
        <w:t xml:space="preserve">is calculated as above given the tree (with branch lengths) </w:t>
      </w:r>
      <w:r w:rsidRPr="00D65185">
        <w:rPr>
          <w:b/>
          <w:i/>
          <w:lang w:eastAsia="zh-TW"/>
        </w:rPr>
        <w:t>T</w:t>
      </w:r>
      <w:r>
        <w:rPr>
          <w:i/>
          <w:lang w:eastAsia="zh-TW"/>
        </w:rPr>
        <w:t xml:space="preserve">, </w:t>
      </w:r>
      <w:r>
        <w:rPr>
          <w:lang w:eastAsia="zh-TW"/>
        </w:rPr>
        <w:t xml:space="preserve">structure of gene flow </w:t>
      </w:r>
      <m:oMath>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and</w:t>
      </w:r>
      <w:r>
        <w:rPr>
          <w:lang w:eastAsia="zh-TW"/>
        </w:rPr>
        <w:t xml:space="preserve"> parameters </w:t>
      </w:r>
      <m:oMath>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r>
          <m:rPr>
            <m:sty m:val="p"/>
          </m:rPr>
          <w:rPr>
            <w:rFonts w:ascii="Cambria Math" w:hAnsi="Cambria Math"/>
          </w:rPr>
          <m:t>and</m:t>
        </m:r>
        <m:r>
          <w:rPr>
            <w:rFonts w:ascii="Cambria Math" w:hAnsi="Cambria Math"/>
          </w:rPr>
          <m:t xml:space="preserve"> β</m:t>
        </m:r>
      </m:oMath>
      <w:r>
        <w:rPr>
          <w:rFonts w:eastAsia="DFKai-SB"/>
          <w:lang w:eastAsia="zh-TW"/>
        </w:rPr>
        <w:t xml:space="preserve">. </w:t>
      </w:r>
      <w:r w:rsidRPr="00A54453">
        <w:rPr>
          <w:lang w:eastAsia="zh-TW"/>
        </w:rPr>
        <w:t>The negative log likelihood function given</w:t>
      </w:r>
      <w:r>
        <w:rPr>
          <w:lang w:eastAsia="zh-TW"/>
        </w:rPr>
        <w:t xml:space="preserve"> these</w:t>
      </w:r>
      <m:oMath>
        <m:r>
          <w:rPr>
            <w:rFonts w:ascii="Cambria Math" w:hAnsi="Cambria Math"/>
          </w:rPr>
          <m:t xml:space="preserve"> </m:t>
        </m:r>
      </m:oMath>
      <w:r w:rsidRPr="00A54453">
        <w:t>is</w:t>
      </w:r>
    </w:p>
    <w:p w14:paraId="565000F2" w14:textId="2BF45793" w:rsidR="001116C0" w:rsidRPr="00A54453" w:rsidRDefault="00F54AEF" w:rsidP="001116C0">
      <w:pPr>
        <w:spacing w:line="48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,β</m:t>
                  </m:r>
                </m:e>
                <m:e>
                  <m:r>
                    <m:rPr>
                      <m:sty m:val="b"/>
                    </m:rPr>
                    <w:rPr>
                      <w:rFonts w:ascii="Cambria Math" w:hAnsi="Cambria Math"/>
                    </w:rPr>
                    <m:t>Y</m:t>
                  </m:r>
                  <m:r>
                    <w:rPr>
                      <w:rFonts w:ascii="Cambria Math" w:hAnsi="Cambria Math"/>
                    </w:rPr>
                    <m:t>,</m:t>
                  </m:r>
                  <m:r>
                    <m:rPr>
                      <m:sty m:val="bi"/>
                    </m:rPr>
                    <w:rPr>
                      <w:rFonts w:ascii="Cambria Math" w:hAnsi="Cambria Math"/>
                    </w:rPr>
                    <m:t>T,</m:t>
                  </m:r>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2π</m:t>
                  </m:r>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rPr>
                <m:t>|</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sSubSup>
                <m:sSubSupPr>
                  <m:ctrlPr>
                    <w:rPr>
                      <w:rFonts w:ascii="Cambria Math" w:hAnsi="Cambria Math"/>
                      <w:i/>
                    </w:rPr>
                  </m:ctrlPr>
                </m:sSubSupPr>
                <m:e>
                  <m:r>
                    <m:rPr>
                      <m:sty m:val="b"/>
                    </m:rPr>
                    <w:rPr>
                      <w:rFonts w:ascii="Cambria Math" w:hAnsi="Cambria Math"/>
                    </w:rPr>
                    <m:t>V</m:t>
                  </m:r>
                </m:e>
                <m:sub>
                  <m:r>
                    <m:rPr>
                      <m:sty m:val="bi"/>
                    </m:rPr>
                    <w:rPr>
                      <w:rFonts w:ascii="Cambria Math" w:hAnsi="Cambria Math"/>
                    </w:rPr>
                    <m:t>R</m:t>
                  </m:r>
                </m:sub>
                <m:sup>
                  <m:r>
                    <w:rPr>
                      <w:rFonts w:ascii="Cambria Math" w:hAnsi="Cambria Math"/>
                    </w:rPr>
                    <m:t>-1</m:t>
                  </m:r>
                </m:sup>
              </m:sSubSup>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func>
        </m:oMath>
      </m:oMathPara>
    </w:p>
    <w:p w14:paraId="56412A7D" w14:textId="0EFF4DB2" w:rsidR="001116C0" w:rsidRDefault="001116C0" w:rsidP="001116C0">
      <w:pPr>
        <w:spacing w:line="480" w:lineRule="auto"/>
        <w:ind w:right="396"/>
        <w:rPr>
          <w:ins w:id="11" w:author="O'Meara, Brian C" w:date="2018-07-25T10:13:00Z"/>
        </w:rPr>
      </w:pPr>
      <w:r w:rsidRPr="00A54453">
        <w:rPr>
          <w:rFonts w:eastAsia="DFKai-SB"/>
          <w:lang w:eastAsia="zh-TW"/>
        </w:rPr>
        <w:t xml:space="preserve">where </w:t>
      </w:r>
      <m:oMath>
        <m:r>
          <w:rPr>
            <w:rFonts w:ascii="Cambria Math" w:hAnsi="Cambria Math"/>
          </w:rPr>
          <m:t xml:space="preserve">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w:rPr>
            <w:rFonts w:ascii="Cambria Math" w:hAnsi="Cambria Math"/>
          </w:rPr>
          <m:t>|</m:t>
        </m:r>
      </m:oMath>
      <w:r w:rsidRPr="00A54453">
        <w:rPr>
          <w:rFonts w:eastAsia="DFKai-SB"/>
          <w:lang w:eastAsia="zh-TW"/>
        </w:rPr>
        <w:t xml:space="preserve"> is the determinant of</w:t>
      </w:r>
      <w:r w:rsidRPr="00A54453">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sidRPr="00A54453">
        <w:rPr>
          <w:b/>
          <w:lang w:eastAsia="zh-TW"/>
        </w:rPr>
        <w:t xml:space="preserve"> </w:t>
      </w:r>
      <w:r w:rsidRPr="00A54453">
        <w:t xml:space="preserve">and </w:t>
      </w:r>
      <m:oMath>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oMath>
      <w:r w:rsidRPr="00A54453">
        <w:rPr>
          <w:lang w:eastAsia="zh-TW"/>
        </w:rPr>
        <w:t xml:space="preserve"> is the transpose of </w:t>
      </w:r>
      <m:oMath>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oMath>
      <w:r>
        <w:rPr>
          <w:lang w:eastAsia="zh-TW"/>
        </w:rPr>
        <w:t xml:space="preserve">.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xml:space="preserve"> contains information on gene flow</w:t>
      </w:r>
      <w:r w:rsidR="00860596">
        <w:t xml:space="preserve"> </w:t>
      </w:r>
      <w:r w:rsidR="00267A5E">
        <w:t>that</w:t>
      </w:r>
      <w:r>
        <w:t xml:space="preserve"> indicates donors (</w:t>
      </w:r>
      <m:oMath>
        <m:r>
          <w:rPr>
            <w:rFonts w:ascii="Cambria Math" w:hAnsi="Cambria Math"/>
          </w:rPr>
          <m:t>d</m:t>
        </m:r>
      </m:oMath>
      <w:r>
        <w:t>), recipients (</w:t>
      </w:r>
      <m:oMath>
        <m:r>
          <w:rPr>
            <w:rFonts w:ascii="Cambria Math" w:hAnsi="Cambria Math"/>
          </w:rPr>
          <m:t>r</m:t>
        </m:r>
      </m:oMath>
      <w:r>
        <w:t>), and the time of hybridization events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respectively).</w:t>
      </w:r>
      <w:r w:rsidR="00887BDA">
        <w:t xml:space="preserve"> Note that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r>
          <w:rPr>
            <w:rFonts w:ascii="Cambria Math" w:hAnsi="Cambria Math"/>
          </w:rPr>
          <m:t xml:space="preserve"> </m:t>
        </m:r>
      </m:oMath>
      <w:r w:rsidR="00887BDA">
        <w:t>must be provided by the user.</w:t>
      </w:r>
    </w:p>
    <w:p w14:paraId="73546AE5" w14:textId="3BC6FC07" w:rsidR="00333570" w:rsidRDefault="006A3FA1">
      <w:pPr>
        <w:spacing w:line="480" w:lineRule="auto"/>
        <w:ind w:right="396" w:firstLine="720"/>
        <w:rPr>
          <w:ins w:id="12" w:author="O'Meara, Brian C [2]" w:date="2019-07-29T13:00:00Z"/>
        </w:rPr>
      </w:pPr>
      <w:ins w:id="13" w:author="O'Meara, Brian C" w:date="2018-07-25T10:13:00Z">
        <w:r>
          <w:t>Note that this describes the general model. Our implementation</w:t>
        </w:r>
      </w:ins>
      <w:ins w:id="14" w:author="O'Meara, Brian C" w:date="2018-07-25T10:14:00Z">
        <w:r>
          <w:t xml:space="preserve"> takes as input a backbone phylogeny and a table describing gene flow from and two lineages, and loops over rows in this table to </w:t>
        </w:r>
      </w:ins>
      <w:ins w:id="15" w:author="O'Meara, Brian C" w:date="2018-07-25T10:15:00Z">
        <w:r>
          <w:t>create</w:t>
        </w:r>
      </w:ins>
      <w:ins w:id="16" w:author="O'Meara, Brian C" w:date="2018-07-25T10:14:00Z">
        <w:r>
          <w:t xml:space="preserve"> the </w:t>
        </w:r>
      </w:ins>
      <w:ins w:id="17" w:author="O'Meara, Brian C" w:date="2018-07-25T10:15:00Z">
        <w:r>
          <w:rPr>
            <w:b/>
            <w:lang w:eastAsia="zh-TW"/>
          </w:rPr>
          <w:t>V</w:t>
        </w:r>
        <w:r w:rsidRPr="00D65185">
          <w:rPr>
            <w:b/>
            <w:i/>
            <w:vertAlign w:val="subscript"/>
            <w:lang w:eastAsia="zh-TW"/>
          </w:rPr>
          <w:t>R</w:t>
        </w:r>
        <w:r w:rsidRPr="006A3FA1">
          <w:t xml:space="preserve"> </w:t>
        </w:r>
        <w:r>
          <w:t xml:space="preserve">for a set of parameters. This algorithm works for cases where each lineage arises from no more than one hybridization event (which is true for many empirical systems). We have </w:t>
        </w:r>
      </w:ins>
      <w:ins w:id="18" w:author="O'Meara, Brian C" w:date="2018-07-25T10:16:00Z">
        <w:r>
          <w:t>been unable to demonstrate mathematically</w:t>
        </w:r>
      </w:ins>
      <w:ins w:id="19" w:author="O'Meara, Brian C" w:date="2018-07-25T10:15:00Z">
        <w:r>
          <w:t xml:space="preserve"> that it works for </w:t>
        </w:r>
        <w:r>
          <w:lastRenderedPageBreak/>
          <w:t>more general cases</w:t>
        </w:r>
      </w:ins>
      <w:ins w:id="20" w:author="O'Meara, Brian C" w:date="2018-07-25T10:17:00Z">
        <w:r>
          <w:t>, and so the implementation currently stops users from using it in such cases by default in order to be conservative.</w:t>
        </w:r>
      </w:ins>
      <w:ins w:id="21" w:author="O'Meara, Brian C [2]" w:date="2019-07-29T13:00:00Z">
        <w:r w:rsidR="007225DF">
          <w:t xml:space="preserve"> </w:t>
        </w:r>
      </w:ins>
    </w:p>
    <w:p w14:paraId="3AEAF643" w14:textId="6E80D6EA" w:rsidR="008D79FF" w:rsidRDefault="008D79FF">
      <w:pPr>
        <w:spacing w:line="480" w:lineRule="auto"/>
        <w:ind w:right="396" w:firstLine="720"/>
        <w:pPrChange w:id="22" w:author="O'Meara, Brian C" w:date="2018-07-25T10:13:00Z">
          <w:pPr>
            <w:spacing w:line="480" w:lineRule="auto"/>
            <w:ind w:right="396"/>
          </w:pPr>
        </w:pPrChange>
      </w:pPr>
      <w:ins w:id="23" w:author="O'Meara, Brian C [2]" w:date="2019-07-29T12:30:00Z">
        <w:r>
          <w:t xml:space="preserve">Bastide_____ has </w:t>
        </w:r>
      </w:ins>
      <w:ins w:id="24" w:author="O'Meara, Brian C [2]" w:date="2019-07-29T12:31:00Z">
        <w:r>
          <w:t xml:space="preserve">a far more efficient algorithm for calculating the likelihood on a tree which involves </w:t>
        </w:r>
      </w:ins>
      <w:ins w:id="25" w:author="O'Meara, Brian C [2]" w:date="2019-07-29T12:32:00Z">
        <w:r>
          <w:t xml:space="preserve">phylogenetic regression to convert the calculation into a linear regression framework. This has many advantages, including </w:t>
        </w:r>
      </w:ins>
      <w:ins w:id="26" w:author="O'Meara, Brian C [2]" w:date="2019-07-29T12:33:00Z">
        <w:r>
          <w:t>straightforward inference of confidence interval</w:t>
        </w:r>
      </w:ins>
      <w:ins w:id="27" w:author="O'Meara, Brian C [2]" w:date="2019-07-29T12:34:00Z">
        <w:r w:rsidR="00E14CC3">
          <w:t xml:space="preserve"> and improved speed relative to</w:t>
        </w:r>
      </w:ins>
      <w:ins w:id="28" w:author="O'Meara, Brian C [2]" w:date="2019-07-29T12:35:00Z">
        <w:r w:rsidR="00E14CC3">
          <w:t xml:space="preserve"> our approach. However, it does not appear to readily allow for all the terms we seek to include in our most general model, so we have a slower implementation.</w:t>
        </w:r>
      </w:ins>
    </w:p>
    <w:p w14:paraId="2D380968" w14:textId="5879C20B" w:rsidR="007225DF" w:rsidRDefault="001116C0" w:rsidP="007225DF">
      <w:pPr>
        <w:spacing w:line="480" w:lineRule="auto"/>
        <w:ind w:right="396" w:firstLine="720"/>
        <w:rPr>
          <w:ins w:id="29" w:author="O'Meara, Brian C [2]" w:date="2019-07-29T13:00:00Z"/>
        </w:rPr>
      </w:pPr>
      <w:del w:id="30" w:author="O'Meara, Brian C [2]" w:date="2019-07-29T13:01:00Z">
        <w:r w:rsidRPr="00A54453" w:rsidDel="00ED20DB">
          <w:rPr>
            <w:i/>
            <w:lang w:eastAsia="zh-TW"/>
          </w:rPr>
          <w:delText xml:space="preserve"> </w:delText>
        </w:r>
      </w:del>
      <w:ins w:id="31" w:author="O'Meara, Brian C [2]" w:date="2019-07-29T13:00:00Z">
        <w:r w:rsidR="007225DF">
          <w:rPr>
            <w:rFonts w:eastAsia="DFKai-SB"/>
            <w:lang w:eastAsia="zh-TW"/>
          </w:rPr>
          <w:t xml:space="preserve">There are eight possible models we have implemented based on the general model outlined above. </w:t>
        </w:r>
        <w:r w:rsidR="007225DF" w:rsidRPr="00A54453">
          <w:rPr>
            <w:rFonts w:eastAsia="DFKai-SB"/>
            <w:lang w:eastAsia="zh-TW"/>
          </w:rPr>
          <w:t xml:space="preserve">All fix the gene flow </w:t>
        </w:r>
        <m:oMath>
          <m:r>
            <m:rPr>
              <m:sty m:val="p"/>
            </m:rPr>
            <w:rPr>
              <w:rFonts w:ascii="Cambria Math" w:hAnsi="Cambria Math"/>
            </w:rPr>
            <m:t>γ</m:t>
          </m:r>
          <m:r>
            <w:rPr>
              <w:rFonts w:ascii="Cambria Math" w:hAnsi="Cambria Math"/>
            </w:rPr>
            <m:t>=0.5</m:t>
          </m:r>
        </m:oMath>
        <w:r w:rsidR="007225DF" w:rsidRPr="00A54453">
          <w:rPr>
            <w:rFonts w:eastAsia="DFKai-SB"/>
            <w:lang w:eastAsia="zh-TW"/>
          </w:rPr>
          <w:t xml:space="preserve"> and allow </w:t>
        </w:r>
        <m:oMath>
          <m:r>
            <w:rPr>
              <w:rFonts w:ascii="Cambria Math" w:hAnsi="Cambria Math"/>
            </w:rPr>
            <m:t>μ</m:t>
          </m:r>
        </m:oMath>
        <w:r w:rsidR="007225DF">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7225DF">
          <w:rPr>
            <w:lang w:eastAsia="zh-TW"/>
          </w:rPr>
          <w:t xml:space="preserve"> to be optimized. </w:t>
        </w:r>
        <w:r w:rsidR="007225DF" w:rsidRPr="00A54453">
          <w:rPr>
            <w:lang w:eastAsia="zh-TW"/>
          </w:rPr>
          <w:t xml:space="preserve">They differ in the settings for mean change in the hybrid </w:t>
        </w:r>
        <m:oMath>
          <m:r>
            <w:rPr>
              <w:rFonts w:ascii="Cambria Math" w:hAnsi="Cambria Math"/>
            </w:rPr>
            <m:t>β</m:t>
          </m:r>
        </m:oMath>
        <w:r w:rsidR="007225DF">
          <w:rPr>
            <w:lang w:eastAsia="zh-TW"/>
          </w:rPr>
          <w:t xml:space="preserve">, </w:t>
        </w:r>
        <w:r w:rsidR="007225DF" w:rsidRPr="00A54453">
          <w:rPr>
            <w:lang w:eastAsia="zh-TW"/>
          </w:rPr>
          <w:t xml:space="preserve">the hybrid variation at formation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7225DF">
          <w:t>, and the standard error SE</w:t>
        </w:r>
        <w:r w:rsidR="007225DF" w:rsidRPr="00A54453">
          <w:rPr>
            <w:lang w:eastAsia="zh-TW"/>
          </w:rPr>
          <w:t xml:space="preserve">. </w:t>
        </w:r>
        <w:r w:rsidR="007225DF">
          <w:rPr>
            <w:lang w:eastAsia="zh-TW"/>
          </w:rPr>
          <w:t xml:space="preserve">The most basic model </w:t>
        </w:r>
        <w:r w:rsidR="007225DF" w:rsidRPr="00A54453">
          <w:rPr>
            <w:lang w:eastAsia="zh-TW"/>
          </w:rPr>
          <w:t xml:space="preserve">fixes </w:t>
        </w:r>
        <m:oMath>
          <m:r>
            <w:rPr>
              <w:rFonts w:ascii="Cambria Math" w:hAnsi="Cambria Math"/>
            </w:rPr>
            <m:t>β</m:t>
          </m:r>
        </m:oMath>
        <w:r w:rsidR="007225DF" w:rsidRPr="00A54453">
          <w:t xml:space="preserve"> at 1</w:t>
        </w:r>
        <w:r w:rsidR="007225DF">
          <w:t xml:space="preserve"> (no trend), </w:t>
        </w:r>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 xml:space="preserve"> </m:t>
          </m:r>
        </m:oMath>
        <w:r w:rsidR="007225DF">
          <w:t>at 0</w:t>
        </w:r>
        <w:r w:rsidR="007225DF" w:rsidRPr="00A54453">
          <w:t xml:space="preserve"> </w:t>
        </w:r>
        <w:r w:rsidR="007225DF">
          <w:t>(no extra variance at hybridization), and SE at 0 (no uncertainty in species means). More complex models allow some or all of these parameters to vary from these values as free parameters: this will result in better likelihood but increased model complexity.</w:t>
        </w:r>
      </w:ins>
    </w:p>
    <w:p w14:paraId="1D07F0CD" w14:textId="0753CC67" w:rsidR="001116C0" w:rsidRDefault="00FA218A" w:rsidP="007225DF">
      <w:pPr>
        <w:spacing w:line="480" w:lineRule="auto"/>
        <w:ind w:right="396" w:firstLine="480"/>
        <w:rPr>
          <w:ins w:id="32" w:author="O'Meara, Brian C [2]" w:date="2019-07-29T13:01:00Z"/>
        </w:rPr>
      </w:pPr>
      <w:ins w:id="33" w:author="O'Meara, Brian C [2]" w:date="2019-07-29T12:57:00Z">
        <w:r>
          <w:rPr>
            <w:lang w:eastAsia="zh-TW"/>
          </w:rPr>
          <w:t xml:space="preserve">Optimization involves using Geiger (___) to get estimates of </w:t>
        </w:r>
        <m:oMath>
          <m:r>
            <w:rPr>
              <w:rFonts w:ascii="Cambria Math" w:hAnsi="Cambria Math"/>
            </w:rPr>
            <m:t>μ</m:t>
          </m:r>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in models with </w:t>
        </w:r>
        <m:oMath>
          <m:r>
            <w:rPr>
              <w:rFonts w:ascii="Cambria Math" w:hAnsi="Cambria Math"/>
            </w:rPr>
            <m:t>β</m:t>
          </m:r>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or SE free to vary we started optimization searches near the values for each of these for constrained models (1, 0, 0, respectively). </w:t>
        </w:r>
        <w:proofErr w:type="spellStart"/>
        <w:r>
          <w:t>Optim</w:t>
        </w:r>
        <w:proofErr w:type="spellEnd"/>
        <w:r>
          <w:t xml:space="preserve"> (_____) is then used to get an estimate of parameter values; there are then repeated rounds of optimization starting at</w:t>
        </w:r>
      </w:ins>
      <w:ins w:id="34" w:author="O'Meara, Brian C [2]" w:date="2019-07-29T12:58:00Z">
        <w:r>
          <w:t xml:space="preserve"> the MLE found as well as values around this to try to escape any local optima. The software keeps restarting until there are a sufficient number of runs in a row with no substantial improvement (by default, 10). </w:t>
        </w:r>
      </w:ins>
    </w:p>
    <w:p w14:paraId="34D54676" w14:textId="66FC7E7B" w:rsidR="00ED20DB" w:rsidRPr="00A54453" w:rsidRDefault="00ED20DB">
      <w:pPr>
        <w:spacing w:line="480" w:lineRule="auto"/>
        <w:ind w:right="396" w:firstLine="480"/>
        <w:rPr>
          <w:i/>
          <w:lang w:eastAsia="zh-TW"/>
        </w:rPr>
        <w:pPrChange w:id="35" w:author="O'Meara, Brian C [2]" w:date="2019-07-29T13:00:00Z">
          <w:pPr>
            <w:spacing w:line="480" w:lineRule="auto"/>
            <w:ind w:right="396"/>
          </w:pPr>
        </w:pPrChange>
      </w:pPr>
      <w:ins w:id="36" w:author="O'Meara, Brian C [2]" w:date="2019-07-29T13:01:00Z">
        <w:r>
          <w:lastRenderedPageBreak/>
          <w:t xml:space="preserve">One approach is to exhaustively look at all eight possible models; this is done in parallel and results compiled, or people can run individual selected models. To compare models, we advocate using </w:t>
        </w:r>
      </w:ins>
      <w:proofErr w:type="spellStart"/>
      <w:ins w:id="37" w:author="O'Meara, Brian C [2]" w:date="2019-07-29T13:02:00Z">
        <w:r>
          <w:t>AICc</w:t>
        </w:r>
        <w:proofErr w:type="spellEnd"/>
        <w:r>
          <w:t xml:space="preserve"> (_____) and taking model averaged parameter estimates.</w:t>
        </w:r>
      </w:ins>
    </w:p>
    <w:p w14:paraId="54ADB7D2" w14:textId="0287D95F" w:rsidR="001116C0" w:rsidRPr="00B65356" w:rsidDel="005D2588" w:rsidRDefault="001116C0" w:rsidP="001116C0">
      <w:pPr>
        <w:spacing w:line="480" w:lineRule="auto"/>
        <w:ind w:right="396"/>
        <w:rPr>
          <w:del w:id="38" w:author="O'Meara, Brian C [2]" w:date="2019-07-29T12:25:00Z"/>
          <w:rFonts w:eastAsia="DFKai-SB"/>
          <w:i/>
          <w:lang w:eastAsia="zh-TW"/>
        </w:rPr>
      </w:pPr>
      <w:del w:id="39" w:author="O'Meara, Brian C [2]" w:date="2019-07-29T12:25:00Z">
        <w:r w:rsidDel="005D2588">
          <w:rPr>
            <w:rFonts w:eastAsia="DFKai-SB"/>
            <w:i/>
            <w:lang w:eastAsia="zh-TW"/>
          </w:rPr>
          <w:delText>Numerical problems</w:delText>
        </w:r>
        <w:r w:rsidRPr="00A54453" w:rsidDel="005D2588">
          <w:rPr>
            <w:rFonts w:eastAsia="DFKai-SB"/>
            <w:i/>
            <w:lang w:eastAsia="zh-TW"/>
          </w:rPr>
          <w:delText xml:space="preserve"> </w:delText>
        </w:r>
      </w:del>
    </w:p>
    <w:p w14:paraId="2771DAD7" w14:textId="4981D08D" w:rsidR="001116C0" w:rsidDel="005D2588" w:rsidRDefault="001116C0" w:rsidP="001116C0">
      <w:pPr>
        <w:spacing w:line="480" w:lineRule="auto"/>
        <w:ind w:right="397"/>
        <w:rPr>
          <w:del w:id="40" w:author="O'Meara, Brian C [2]" w:date="2019-07-29T12:25:00Z"/>
        </w:rPr>
      </w:pPr>
      <w:del w:id="41" w:author="O'Meara, Brian C [2]" w:date="2019-07-29T12:25:00Z">
        <w:r w:rsidRPr="00A54453" w:rsidDel="005D2588">
          <w:delText xml:space="preserve">It is known that the variance covariance matrix of </w:delText>
        </w:r>
        <w:r w:rsidDel="005D2588">
          <w:delText>a</w:delText>
        </w:r>
        <w:r w:rsidRPr="00A54453" w:rsidDel="005D2588">
          <w:delText xml:space="preserve"> phylogeny can be ill-conditioned</w:delText>
        </w:r>
        <w:r w:rsidR="00C0720D" w:rsidDel="005D2588">
          <w:delText xml:space="preserve"> under some conditions</w:delText>
        </w:r>
        <w:r w:rsidDel="005D2588">
          <w:delText>: the matrix can be effectively singular, which makes dealing with its inverse, as required to calculate the likelihood, numerically difficult. Anecdotally, this seems to occur more frequently for phylogenetic networks than trees</w:delText>
        </w:r>
        <w:r w:rsidRPr="00A54453" w:rsidDel="005D2588">
          <w:delText xml:space="preserve">. One approach would be to just prohibit analyses if this is the case. </w:delText>
        </w:r>
        <w:r w:rsidDel="005D2588">
          <w:delText xml:space="preserve">This is practically problematic: a biologist spending years gathering data and a tree could find her or his analysis stymied just due to the structure of the network. </w:delText>
        </w:r>
        <w:r w:rsidRPr="00A54453" w:rsidDel="005D2588">
          <w:delText>Instead, we opted for an approximate solution</w:delText>
        </w:r>
        <w:r w:rsidDel="005D2588">
          <w:delText xml:space="preserve"> a user may choose to apply</w:delText>
        </w:r>
        <w:r w:rsidRPr="00A54453" w:rsidDel="005D2588">
          <w:delText xml:space="preserve">. </w:delText>
        </w:r>
        <w:r w:rsidDel="005D2588">
          <w:delText>In other fields, there are approaches to deal with this by modifying the variance-covariance matrix (</w:delText>
        </w:r>
        <w:r w:rsidR="00724CE9" w:rsidDel="005D2588">
          <w:delText>Ardia et al</w:delText>
        </w:r>
        <w:r w:rsidR="00A27433" w:rsidDel="005D2588">
          <w:delText>.</w:delText>
        </w:r>
        <w:r w:rsidR="00724CE9" w:rsidDel="005D2588">
          <w:delText xml:space="preserve"> 2011;</w:delText>
        </w:r>
        <w:r w:rsidR="00A27433" w:rsidDel="005D2588">
          <w:delText xml:space="preserve"> </w:delText>
        </w:r>
        <w:r w:rsidDel="005D2588">
          <w:delText>Rebonato and J</w:delText>
        </w:r>
        <w:r w:rsidRPr="00B57014" w:rsidDel="005D2588">
          <w:delText>ä</w:delText>
        </w:r>
        <w:r w:rsidDel="005D2588">
          <w:delText xml:space="preserve">ckel 2000; </w:delText>
        </w:r>
        <w:r w:rsidRPr="00BF4D8F" w:rsidDel="005D2588">
          <w:delText xml:space="preserve">Brissette et al., 2007; </w:delText>
        </w:r>
        <w:r w:rsidR="00724CE9" w:rsidRPr="00BF4D8F" w:rsidDel="005D2588">
          <w:delText xml:space="preserve">Higham 2002; </w:delText>
        </w:r>
        <w:r w:rsidRPr="00BF4D8F" w:rsidDel="005D2588">
          <w:delText>Schafer and Strimmer 2005).</w:delText>
        </w:r>
        <w:r w:rsidDel="005D2588">
          <w:delTex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delText>
        </w:r>
        <w:r w:rsidR="00FB1F41" w:rsidDel="005D2588">
          <w:delText>remain as</w:delText>
        </w:r>
        <w:r w:rsidDel="005D2588">
          <w:delText xml:space="preserve"> options within our so</w:delText>
        </w:r>
        <w:r w:rsidR="00FB1F41" w:rsidDel="005D2588">
          <w:delText>ftware, but we do not recommend modifying the defaults</w:delText>
        </w:r>
        <w:r w:rsidDel="005D2588">
          <w:delText xml:space="preserve">. </w:delText>
        </w:r>
        <w:r w:rsidR="00FB1F41" w:rsidDel="005D2588">
          <w:delText xml:space="preserve">The approach we </w:delText>
        </w:r>
      </w:del>
      <w:ins w:id="42" w:author="O'Meara, Brian C" w:date="2018-07-23T15:27:00Z">
        <w:del w:id="43" w:author="O'Meara, Brian C [2]" w:date="2019-07-29T12:25:00Z">
          <w:r w:rsidR="00957C07" w:rsidDel="005D2588">
            <w:delText xml:space="preserve">that </w:delText>
          </w:r>
        </w:del>
      </w:ins>
      <w:del w:id="44" w:author="O'Meara, Brian C [2]" w:date="2019-07-29T12:25:00Z">
        <w:r w:rsidR="00FB1F41" w:rsidDel="005D2588">
          <w:delText xml:space="preserve">seemed most useful overall was to use the function nearPD from the package Matrix </w:delText>
        </w:r>
        <w:r w:rsidR="005D7A3C" w:rsidDel="005D2588">
          <w:delText>(Bates and Maechler 2017)</w:delText>
        </w:r>
        <w:r w:rsidR="00FB1F41" w:rsidDel="005D2588">
          <w:delText>, which implements the correction of Higham (2002) to find the nearest positive definite matrix to the given matrix given the parameter values. Simply usin</w:delText>
        </w:r>
        <w:r w:rsidR="00815417" w:rsidDel="005D2588">
          <w:delTex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delText>
        </w:r>
        <w:r w:rsidR="00AD0C62" w:rsidDel="005D2588">
          <w:delText xml:space="preserve">Euclidean </w:delText>
        </w:r>
        <w:r w:rsidR="00815417" w:rsidDel="005D2588">
          <w:delText>distance between the original and adjusted matrices. This biases the search to look in regions where the parameters lead to tractable results while still incurring a penalty for using an approximation.</w:delText>
        </w:r>
        <w:r w:rsidR="00FB1F41" w:rsidDel="005D2588">
          <w:delText xml:space="preserve"> </w:delText>
        </w:r>
        <w:r w:rsidR="00815417" w:rsidDel="005D2588">
          <w:delText>Another approach to deal with problematic regions of parameter space is to start</w:delText>
        </w:r>
        <w:r w:rsidDel="005D2588">
          <w:delTex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delText>
        </w:r>
        <w:r w:rsidR="00052387" w:rsidDel="005D2588">
          <w:delText xml:space="preserve"> directly without computing likelihood</w:delText>
        </w:r>
        <w:r w:rsidDel="005D2588">
          <w:delText xml:space="preserve">. </w:delText>
        </w:r>
      </w:del>
    </w:p>
    <w:p w14:paraId="3EE93992" w14:textId="5A3F71CC" w:rsidR="008C5074" w:rsidRPr="00A54453" w:rsidDel="005D2588" w:rsidRDefault="008C5074" w:rsidP="001116C0">
      <w:pPr>
        <w:spacing w:line="480" w:lineRule="auto"/>
        <w:ind w:right="397"/>
        <w:rPr>
          <w:del w:id="45" w:author="O'Meara, Brian C [2]" w:date="2019-07-29T12:25:00Z"/>
        </w:rPr>
      </w:pPr>
      <w:del w:id="46" w:author="O'Meara, Brian C [2]" w:date="2019-07-29T12:25:00Z">
        <w:r w:rsidDel="005D2588">
          <w:tab/>
          <w:delTex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delText>
        </w:r>
        <w:r w:rsidR="005253AB" w:rsidDel="005D2588">
          <w:delText xml:space="preserve"> for Brownian motion and related </w:delText>
        </w:r>
        <w:r w:rsidR="00521B2C" w:rsidDel="005D2588">
          <w:delText>models</w:delText>
        </w:r>
        <w:r w:rsidDel="005D2588">
          <w:delText>, which does not involve matrix inversion, are free from this problem, but many programs that use the multivariate normal to calculate likelihoods directly will have issues.</w:delText>
        </w:r>
        <w:r w:rsidR="00E92FBC" w:rsidDel="005D2588">
          <w:delText xml:space="preserve"> See supplemental R script</w:delText>
        </w:r>
        <w:r w:rsidR="007E391B" w:rsidDel="005D2588">
          <w:delText xml:space="preserve"> (</w:delText>
        </w:r>
        <w:r w:rsidR="007E391B" w:rsidRPr="007E391B" w:rsidDel="005D2588">
          <w:delText>SupplementalAnalysisForBrownianMotion.</w:delText>
        </w:r>
        <w:r w:rsidR="007E391B" w:rsidDel="005D2588">
          <w:delText>R)</w:delText>
        </w:r>
        <w:r w:rsidR="00E92FBC" w:rsidDel="005D2588">
          <w:delText xml:space="preserve"> illustrating this problem.</w:delText>
        </w:r>
      </w:del>
    </w:p>
    <w:p w14:paraId="52C363F8" w14:textId="77777777" w:rsidR="00507ECA" w:rsidRDefault="00507ECA" w:rsidP="001116C0">
      <w:pPr>
        <w:spacing w:line="480" w:lineRule="auto"/>
        <w:ind w:right="397"/>
        <w:rPr>
          <w:lang w:eastAsia="zh-TW"/>
        </w:rPr>
      </w:pPr>
    </w:p>
    <w:p w14:paraId="37236650" w14:textId="6EF31166" w:rsidR="00507ECA" w:rsidRDefault="00507ECA" w:rsidP="001116C0">
      <w:pPr>
        <w:spacing w:line="480" w:lineRule="auto"/>
        <w:ind w:right="397"/>
        <w:rPr>
          <w:lang w:eastAsia="zh-TW"/>
        </w:rPr>
      </w:pPr>
    </w:p>
    <w:p w14:paraId="20505488" w14:textId="77777777" w:rsidR="00507ECA" w:rsidRPr="00A54453" w:rsidRDefault="00507ECA" w:rsidP="001116C0">
      <w:pPr>
        <w:spacing w:line="480" w:lineRule="auto"/>
        <w:ind w:right="397"/>
        <w:rPr>
          <w:lang w:eastAsia="zh-TW"/>
        </w:rPr>
      </w:pPr>
    </w:p>
    <w:p w14:paraId="5794AAC6" w14:textId="77777777" w:rsidR="001116C0" w:rsidRPr="00765A80" w:rsidRDefault="001116C0" w:rsidP="001116C0">
      <w:pPr>
        <w:spacing w:line="480" w:lineRule="auto"/>
        <w:ind w:right="397"/>
        <w:rPr>
          <w:rFonts w:eastAsia="DFKai-SB"/>
          <w:i/>
          <w:lang w:eastAsia="zh-TW"/>
        </w:rPr>
      </w:pPr>
      <w:r w:rsidRPr="00A54453">
        <w:rPr>
          <w:i/>
          <w:lang w:eastAsia="zh-TW"/>
        </w:rPr>
        <w:t>Assessing the general performance of the model</w:t>
      </w:r>
    </w:p>
    <w:p w14:paraId="7D685A59" w14:textId="6DB1FF53" w:rsidR="001116C0" w:rsidRPr="00B73019" w:rsidRDefault="001116C0" w:rsidP="001116C0">
      <w:pPr>
        <w:spacing w:line="480" w:lineRule="auto"/>
        <w:ind w:right="397"/>
        <w:rPr>
          <w:rFonts w:eastAsia="DFKai-SB"/>
          <w:lang w:eastAsia="zh-TW"/>
        </w:rPr>
      </w:pPr>
      <w:r w:rsidRPr="00A54453">
        <w:rPr>
          <w:rFonts w:eastAsia="DFKai-SB"/>
          <w:lang w:eastAsia="zh-TW"/>
        </w:rPr>
        <w:t>We assessed the performance of our model</w:t>
      </w:r>
      <w:r>
        <w:rPr>
          <w:rFonts w:eastAsia="DFKai-SB"/>
          <w:lang w:eastAsia="zh-TW"/>
        </w:rPr>
        <w:t xml:space="preserve">, varying </w:t>
      </w:r>
      <w:r w:rsidRPr="00A54453">
        <w:rPr>
          <w:rFonts w:eastAsia="DFKai-SB"/>
          <w:lang w:eastAsia="zh-TW"/>
        </w:rPr>
        <w:t>(</w:t>
      </w:r>
      <w:proofErr w:type="spellStart"/>
      <w:r w:rsidRPr="00A54453">
        <w:rPr>
          <w:rFonts w:eastAsia="DFKai-SB"/>
          <w:lang w:eastAsia="zh-TW"/>
        </w:rPr>
        <w:t>i</w:t>
      </w:r>
      <w:proofErr w:type="spellEnd"/>
      <w:r w:rsidRPr="00A54453">
        <w:rPr>
          <w:rFonts w:eastAsia="DFKai-SB"/>
          <w:lang w:eastAsia="zh-TW"/>
        </w:rPr>
        <w:t xml:space="preserve">) the number of </w:t>
      </w:r>
      <w:r>
        <w:rPr>
          <w:rFonts w:eastAsia="DFKai-SB"/>
          <w:lang w:eastAsia="zh-TW"/>
        </w:rPr>
        <w:t xml:space="preserve">non-hybrid </w:t>
      </w:r>
      <w:r w:rsidRPr="00A54453">
        <w:rPr>
          <w:rFonts w:eastAsia="DFKai-SB"/>
          <w:lang w:eastAsia="zh-TW"/>
        </w:rPr>
        <w:t>taxa</w:t>
      </w:r>
      <w:r>
        <w:rPr>
          <w:rFonts w:eastAsia="DFKai-SB"/>
          <w:lang w:eastAsia="zh-TW"/>
        </w:rPr>
        <w:t xml:space="preserve"> (30 or 100)</w:t>
      </w:r>
      <w:r w:rsidRPr="00A54453">
        <w:rPr>
          <w:rFonts w:eastAsia="DFKai-SB"/>
          <w:lang w:eastAsia="zh-TW"/>
        </w:rPr>
        <w:t xml:space="preserve">, </w:t>
      </w:r>
      <w:r>
        <w:rPr>
          <w:rFonts w:eastAsia="DFKai-SB"/>
          <w:lang w:eastAsia="zh-TW"/>
        </w:rPr>
        <w:t xml:space="preserve">(ii) the </w:t>
      </w:r>
      <w:r w:rsidRPr="00A54453">
        <w:rPr>
          <w:rFonts w:eastAsia="DFKai-SB"/>
          <w:lang w:eastAsia="zh-TW"/>
        </w:rPr>
        <w:t>number of hybrid</w:t>
      </w:r>
      <w:r>
        <w:rPr>
          <w:rFonts w:eastAsia="DFKai-SB"/>
          <w:lang w:eastAsia="zh-TW"/>
        </w:rPr>
        <w:t>s (1, 5, or 10),</w:t>
      </w:r>
      <w:r w:rsidRPr="00A54453">
        <w:rPr>
          <w:rFonts w:eastAsia="DFKai-SB"/>
          <w:lang w:eastAsia="zh-TW"/>
        </w:rPr>
        <w:t xml:space="preserve"> </w:t>
      </w:r>
      <w:del w:id="47" w:author="O'Meara, Brian C [2]" w:date="2019-07-29T12:38:00Z">
        <w:r w:rsidDel="00372D41">
          <w:rPr>
            <w:rFonts w:eastAsia="DFKai-SB"/>
            <w:lang w:eastAsia="zh-TW"/>
          </w:rPr>
          <w:delText xml:space="preserve">(iii) the structure of hybridization, </w:delText>
        </w:r>
      </w:del>
      <w:r>
        <w:rPr>
          <w:rFonts w:eastAsia="DFKai-SB"/>
          <w:lang w:eastAsia="zh-TW"/>
        </w:rPr>
        <w:t>(</w:t>
      </w:r>
      <w:del w:id="48" w:author="O'Meara, Brian C [2]" w:date="2019-07-29T12:38:00Z">
        <w:r w:rsidDel="00372D41">
          <w:rPr>
            <w:rFonts w:eastAsia="DFKai-SB"/>
            <w:lang w:eastAsia="zh-TW"/>
          </w:rPr>
          <w:delText>iv</w:delText>
        </w:r>
      </w:del>
      <w:ins w:id="49" w:author="O'Meara, Brian C [2]" w:date="2019-07-29T12:38:00Z">
        <w:r w:rsidR="00372D41">
          <w:rPr>
            <w:rFonts w:eastAsia="DFKai-SB"/>
            <w:lang w:eastAsia="zh-TW"/>
          </w:rPr>
          <w:t>iii</w:t>
        </w:r>
      </w:ins>
      <w:r>
        <w:rPr>
          <w:rFonts w:eastAsia="DFKai-SB"/>
          <w:lang w:eastAsia="zh-TW"/>
        </w:rPr>
        <w:t xml:space="preserve">) the value of </w:t>
      </w:r>
      <m:oMath>
        <m:r>
          <w:rPr>
            <w:rFonts w:ascii="Cambria Math" w:hAnsi="Cambria Math"/>
          </w:rPr>
          <m:t>β</m:t>
        </m:r>
      </m:oMath>
      <w:r>
        <w:rPr>
          <w:rFonts w:eastAsia="DFKai-SB"/>
        </w:rPr>
        <w:t xml:space="preserve"> (1 or 2), </w:t>
      </w:r>
      <w:del w:id="50" w:author="O'Meara, Brian C [2]" w:date="2019-07-29T12:37:00Z">
        <w:r w:rsidDel="00372D41">
          <w:rPr>
            <w:rFonts w:eastAsia="DFKai-SB"/>
          </w:rPr>
          <w:delText xml:space="preserve">and </w:delText>
        </w:r>
      </w:del>
      <w:r>
        <w:rPr>
          <w:rFonts w:eastAsia="DFKai-SB"/>
        </w:rPr>
        <w:t>(</w:t>
      </w:r>
      <w:ins w:id="51" w:author="O'Meara, Brian C [2]" w:date="2019-07-29T12:39:00Z">
        <w:r w:rsidR="00372D41">
          <w:rPr>
            <w:rFonts w:eastAsia="DFKai-SB"/>
          </w:rPr>
          <w:t>i</w:t>
        </w:r>
      </w:ins>
      <w:r>
        <w:rPr>
          <w:rFonts w:eastAsia="DFKai-SB"/>
        </w:rPr>
        <w:t xml:space="preserve">v) the value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Pr>
          <w:rFonts w:eastAsia="DFKai-SB"/>
        </w:rPr>
        <w:t xml:space="preserve"> (0, 0.1 times the variance that comes from evolution on the tree, or</w:t>
      </w:r>
      <w:ins w:id="52" w:author="O'Meara, Brian C [2]" w:date="2019-07-29T12:35:00Z">
        <w:r w:rsidR="00372D41">
          <w:rPr>
            <w:rFonts w:eastAsia="DFKai-SB"/>
          </w:rPr>
          <w:t xml:space="preserve"> 0.5</w:t>
        </w:r>
      </w:ins>
      <w:del w:id="53" w:author="O'Meara, Brian C [2]" w:date="2019-07-29T12:35:00Z">
        <w:r w:rsidDel="00372D41">
          <w:rPr>
            <w:rFonts w:eastAsia="DFKai-SB"/>
          </w:rPr>
          <w:delText xml:space="preserve"> equa</w:delText>
        </w:r>
      </w:del>
      <w:del w:id="54" w:author="O'Meara, Brian C [2]" w:date="2019-07-29T12:36:00Z">
        <w:r w:rsidDel="00372D41">
          <w:rPr>
            <w:rFonts w:eastAsia="DFKai-SB"/>
          </w:rPr>
          <w:delText>l</w:delText>
        </w:r>
      </w:del>
      <w:ins w:id="55" w:author="O'Meara, Brian C [2]" w:date="2019-07-29T12:36:00Z">
        <w:r w:rsidR="00372D41">
          <w:rPr>
            <w:rFonts w:eastAsia="DFKai-SB"/>
          </w:rPr>
          <w:t xml:space="preserve"> times</w:t>
        </w:r>
      </w:ins>
      <w:del w:id="56" w:author="O'Meara, Brian C [2]" w:date="2019-07-29T12:36:00Z">
        <w:r w:rsidDel="00372D41">
          <w:rPr>
            <w:rFonts w:eastAsia="DFKai-SB"/>
          </w:rPr>
          <w:delText xml:space="preserve"> to</w:delText>
        </w:r>
      </w:del>
      <w:r>
        <w:rPr>
          <w:rFonts w:eastAsia="DFKai-SB"/>
        </w:rPr>
        <w:t xml:space="preserve"> the variance that comes from evolution on the tree)</w:t>
      </w:r>
      <w:ins w:id="57" w:author="O'Meara, Brian C [2]" w:date="2019-07-29T12:37:00Z">
        <w:r w:rsidR="00372D41">
          <w:rPr>
            <w:rFonts w:eastAsia="DFKai-SB"/>
          </w:rPr>
          <w:t>, and (v) the v</w:t>
        </w:r>
      </w:ins>
      <w:ins w:id="58" w:author="O'Meara, Brian C [2]" w:date="2019-07-29T12:38:00Z">
        <w:r w:rsidR="00372D41">
          <w:rPr>
            <w:rFonts w:eastAsia="DFKai-SB"/>
          </w:rPr>
          <w:t>alue of standard error of the tips (0 or 0.1 times the variance that comes from evolution on the tree)</w:t>
        </w:r>
      </w:ins>
      <w:r w:rsidRPr="00A54453">
        <w:rPr>
          <w:rFonts w:eastAsia="DFKai-SB"/>
          <w:lang w:eastAsia="zh-TW"/>
        </w:rPr>
        <w:t xml:space="preserve">. </w:t>
      </w:r>
      <w:r>
        <w:rPr>
          <w:rFonts w:eastAsia="DFKai-SB"/>
          <w:lang w:eastAsia="zh-TW"/>
        </w:rPr>
        <w:t xml:space="preserve">For each replicate we </w:t>
      </w:r>
      <w:r w:rsidRPr="00A54453">
        <w:rPr>
          <w:rFonts w:eastAsia="DFKai-SB"/>
          <w:lang w:eastAsia="zh-TW"/>
        </w:rPr>
        <w:t>simulate</w:t>
      </w:r>
      <w:r>
        <w:rPr>
          <w:rFonts w:eastAsia="DFKai-SB"/>
          <w:lang w:eastAsia="zh-TW"/>
        </w:rPr>
        <w:t>d a bifurcating tree of 30 or</w:t>
      </w:r>
      <w:r w:rsidRPr="00A54453">
        <w:rPr>
          <w:rFonts w:eastAsia="DFKai-SB"/>
          <w:lang w:eastAsia="zh-TW"/>
        </w:rPr>
        <w:t xml:space="preserve"> 100</w:t>
      </w:r>
      <w:r>
        <w:rPr>
          <w:rFonts w:eastAsia="DFKai-SB"/>
          <w:lang w:eastAsia="zh-TW"/>
        </w:rPr>
        <w:t xml:space="preserve"> taxa using </w:t>
      </w:r>
      <w:proofErr w:type="spellStart"/>
      <w:r>
        <w:rPr>
          <w:rFonts w:eastAsia="DFKai-SB"/>
          <w:lang w:eastAsia="zh-TW"/>
        </w:rPr>
        <w:t>TreeSim</w:t>
      </w:r>
      <w:proofErr w:type="spellEnd"/>
      <w:r>
        <w:rPr>
          <w:rFonts w:eastAsia="DFKai-SB"/>
          <w:lang w:eastAsia="zh-TW"/>
        </w:rPr>
        <w:t xml:space="preserve"> (</w:t>
      </w:r>
      <w:r w:rsidRPr="00724F99">
        <w:rPr>
          <w:rFonts w:eastAsia="DFKai-SB"/>
          <w:lang w:eastAsia="zh-TW"/>
        </w:rPr>
        <w:t>Stadler 2009)</w:t>
      </w:r>
      <w:r>
        <w:rPr>
          <w:rFonts w:eastAsia="DFKai-SB"/>
          <w:lang w:eastAsia="zh-TW"/>
        </w:rPr>
        <w:t>, with a birth rate of 1, death rate of 1, sampling frequency of 0.5, and tree height of 50. We then added 1, 5, or 10 species of hybrid ancestry to the tree</w:t>
      </w:r>
      <w:del w:id="59" w:author="O'Meara, Brian C [2]" w:date="2019-07-29T12:37:00Z">
        <w:r w:rsidDel="00372D41">
          <w:rPr>
            <w:rFonts w:eastAsia="DFKai-SB"/>
            <w:lang w:eastAsia="zh-TW"/>
          </w:rPr>
          <w:delText xml:space="preserv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w:delText>
        </w:r>
      </w:del>
      <w:r>
        <w:rPr>
          <w:rFonts w:eastAsia="DFKai-SB"/>
          <w:lang w:eastAsia="zh-TW"/>
        </w:rPr>
        <w:t xml:space="preserve">. Other parameter values fixed in the </w:t>
      </w:r>
      <w:ins w:id="60" w:author="O'Meara, Brian C [2]" w:date="2019-07-29T13:03:00Z">
        <w:r w:rsidR="00ED20DB">
          <w:rPr>
            <w:rFonts w:eastAsia="DFKai-SB"/>
            <w:lang w:eastAsia="zh-TW"/>
          </w:rPr>
          <w:t xml:space="preserve">generating </w:t>
        </w:r>
      </w:ins>
      <w:r>
        <w:rPr>
          <w:rFonts w:eastAsia="DFKai-SB"/>
          <w:lang w:eastAsia="zh-TW"/>
        </w:rPr>
        <w:t xml:space="preserve">model were </w:t>
      </w:r>
      <m:oMath>
        <m:r>
          <w:rPr>
            <w:rFonts w:ascii="Cambria Math" w:hAnsi="Cambria Math"/>
          </w:rPr>
          <m:t xml:space="preserve">μ=1, </m:t>
        </m:r>
        <m:sSup>
          <m:sSupPr>
            <m:ctrlPr>
              <w:ins w:id="61" w:author="O'Meara, Brian C [2]" w:date="2019-07-29T16:05:00Z">
                <w:rPr>
                  <w:rFonts w:ascii="Cambria Math" w:hAnsi="Cambria Math"/>
                  <w:i/>
                </w:rPr>
              </w:ins>
            </m:ctrlPr>
          </m:sSupPr>
          <m:e>
            <m:r>
              <w:ins w:id="62" w:author="O'Meara, Brian C [2]" w:date="2019-07-29T16:05:00Z">
                <w:rPr>
                  <w:rFonts w:ascii="Cambria Math" w:hAnsi="Cambria Math"/>
                </w:rPr>
                <m:t>σ</m:t>
              </w:ins>
            </m:r>
          </m:e>
          <m:sup>
            <m:r>
              <w:ins w:id="63" w:author="O'Meara, Brian C [2]" w:date="2019-07-29T16:05:00Z">
                <w:rPr>
                  <w:rFonts w:ascii="Cambria Math" w:hAnsi="Cambria Math"/>
                </w:rPr>
                <m:t>2</m:t>
              </w:ins>
            </m:r>
          </m:sup>
        </m:sSup>
        <m:r>
          <w:del w:id="64" w:author="O'Meara, Brian C [2]" w:date="2019-07-29T16:05:00Z">
            <w:rPr>
              <w:rFonts w:ascii="Cambria Math" w:hAnsi="Cambria Math"/>
            </w:rPr>
            <m:t>σ</m:t>
          </w:del>
        </m:r>
        <m:r>
          <w:rPr>
            <w:rFonts w:ascii="Cambria Math" w:hAnsi="Cambria Math"/>
          </w:rPr>
          <m:t>=0.01</m:t>
        </m:r>
      </m:oMath>
      <w:r w:rsidRPr="00B73019">
        <w:rPr>
          <w:rFonts w:eastAsia="DFKai-SB"/>
          <w:lang w:eastAsia="zh-TW"/>
        </w:rPr>
        <w:t>,</w:t>
      </w:r>
      <w:r>
        <w:rPr>
          <w:rFonts w:eastAsia="DFKai-SB"/>
          <w:lang w:eastAsia="zh-TW"/>
        </w:rPr>
        <w:t xml:space="preserve"> and </w:t>
      </w:r>
      <m:oMath>
        <m:r>
          <m:rPr>
            <m:sty m:val="p"/>
          </m:rPr>
          <w:rPr>
            <w:rFonts w:ascii="Cambria Math" w:hAnsi="Cambria Math"/>
          </w:rPr>
          <m:t>SE</m:t>
        </m:r>
        <m:r>
          <w:rPr>
            <w:rFonts w:ascii="Cambria Math" w:hAnsi="Cambria Math"/>
          </w:rPr>
          <m:t>=0</m:t>
        </m:r>
      </m:oMath>
      <w:r>
        <w:rPr>
          <w:rFonts w:eastAsia="DFKai-SB"/>
          <w:lang w:eastAsia="zh-TW"/>
        </w:rPr>
        <w:t xml:space="preserve">. </w:t>
      </w:r>
      <w:ins w:id="65" w:author="O'Meara, Brian C [2]" w:date="2019-07-29T12:39:00Z">
        <w:r w:rsidR="00AF5E34">
          <w:rPr>
            <w:rFonts w:eastAsia="DFKai-SB"/>
            <w:lang w:eastAsia="zh-TW"/>
          </w:rPr>
          <w:t xml:space="preserve">Hybrids were assumed to inherit half of their trait value from each parent species. </w:t>
        </w:r>
      </w:ins>
      <w:r>
        <w:rPr>
          <w:rFonts w:eastAsia="DFKai-SB"/>
          <w:lang w:eastAsia="zh-TW"/>
        </w:rPr>
        <w:t xml:space="preserve">All simulations were carried out by the </w:t>
      </w:r>
      <w:proofErr w:type="spellStart"/>
      <w:r>
        <w:rPr>
          <w:rFonts w:eastAsia="DFKai-SB"/>
          <w:i/>
          <w:lang w:eastAsia="zh-TW"/>
        </w:rPr>
        <w:t>BMhyb</w:t>
      </w:r>
      <w:proofErr w:type="spellEnd"/>
      <w:r>
        <w:rPr>
          <w:rFonts w:eastAsia="DFKai-SB"/>
          <w:lang w:eastAsia="zh-TW"/>
        </w:rPr>
        <w:t xml:space="preserve"> package.</w:t>
      </w:r>
      <w:ins w:id="66" w:author="O'Meara, Brian C [2]" w:date="2019-07-29T13:03:00Z">
        <w:r w:rsidR="00ED20DB">
          <w:rPr>
            <w:rFonts w:eastAsia="DFKai-SB"/>
            <w:lang w:eastAsia="zh-TW"/>
          </w:rPr>
          <w:t xml:space="preserve"> </w:t>
        </w:r>
      </w:ins>
      <w:ins w:id="67" w:author="O'Meara, Brian C [2]" w:date="2019-07-29T13:04:00Z">
        <w:r w:rsidR="00ED20DB">
          <w:rPr>
            <w:rFonts w:eastAsia="DFKai-SB"/>
            <w:lang w:eastAsia="zh-TW"/>
          </w:rPr>
          <w:t xml:space="preserve">For each simulated dataset, all eight possible models were run using the slow but ideally accurate </w:t>
        </w:r>
        <w:proofErr w:type="spellStart"/>
        <w:r w:rsidR="00ED20DB">
          <w:rPr>
            <w:rFonts w:eastAsia="DFKai-SB"/>
            <w:lang w:eastAsia="zh-TW"/>
          </w:rPr>
          <w:t>BMhyb</w:t>
        </w:r>
        <w:proofErr w:type="spellEnd"/>
        <w:r w:rsidR="00ED20DB">
          <w:rPr>
            <w:rFonts w:eastAsia="DFKai-SB"/>
            <w:lang w:eastAsia="zh-TW"/>
          </w:rPr>
          <w:t xml:space="preserve"> settings. </w:t>
        </w:r>
      </w:ins>
      <w:ins w:id="68" w:author="O'Meara, Brian C [2]" w:date="2019-07-29T13:03:00Z">
        <w:r w:rsidR="00ED20DB">
          <w:rPr>
            <w:rFonts w:eastAsia="DFKai-SB"/>
            <w:lang w:eastAsia="zh-TW"/>
          </w:rPr>
          <w:t xml:space="preserve">Each set of simulation conditions was replicated 25 times, resulting in </w:t>
        </w:r>
      </w:ins>
      <w:ins w:id="69" w:author="O'Meara, Brian C [2]" w:date="2019-07-29T13:04:00Z">
        <w:r w:rsidR="00ED20DB">
          <w:rPr>
            <w:rFonts w:eastAsia="DFKai-SB"/>
            <w:lang w:eastAsia="zh-TW"/>
          </w:rPr>
          <w:t xml:space="preserve">1,800 simulated datasets and </w:t>
        </w:r>
      </w:ins>
      <w:ins w:id="70" w:author="O'Meara, Brian C [2]" w:date="2019-07-29T13:05:00Z">
        <w:r w:rsidR="00ED20DB">
          <w:rPr>
            <w:rFonts w:eastAsia="DFKai-SB"/>
            <w:lang w:eastAsia="zh-TW"/>
          </w:rPr>
          <w:t xml:space="preserve">14,400 fitted models. All runs were performed on the O’Meara lab </w:t>
        </w:r>
        <w:proofErr w:type="spellStart"/>
        <w:r w:rsidR="00ED20DB">
          <w:rPr>
            <w:rFonts w:eastAsia="DFKai-SB"/>
            <w:lang w:eastAsia="zh-TW"/>
          </w:rPr>
          <w:t>HTCondor</w:t>
        </w:r>
        <w:proofErr w:type="spellEnd"/>
        <w:r w:rsidR="00ED20DB">
          <w:rPr>
            <w:rFonts w:eastAsia="DFKai-SB"/>
            <w:lang w:eastAsia="zh-TW"/>
          </w:rPr>
          <w:t xml:space="preserve"> cluster and took ______ computer years to run.</w:t>
        </w:r>
      </w:ins>
      <w:del w:id="71" w:author="O'Meara, Brian C [2]" w:date="2019-07-29T13:03:00Z">
        <w:r w:rsidDel="00ED20DB">
          <w:rPr>
            <w:rFonts w:eastAsia="DFKai-SB"/>
            <w:lang w:eastAsia="zh-TW"/>
          </w:rPr>
          <w:delText xml:space="preserve"> </w:delText>
        </w:r>
      </w:del>
      <w:del w:id="72" w:author="O'Meara, Brian C [2]" w:date="2019-07-29T12:39:00Z">
        <w:r w:rsidDel="00AF5E34">
          <w:rPr>
            <w:rFonts w:eastAsia="DFKai-SB"/>
            <w:lang w:eastAsia="zh-TW"/>
          </w:rPr>
          <w:delText xml:space="preserve">Failed simulation attempts (where the simulated attachment point was not located correctly) were repeated; simulations that led to numerical problems were retained. </w:delText>
        </w:r>
        <w:r w:rsidRPr="00A54453" w:rsidDel="00AF5E34">
          <w:rPr>
            <w:rFonts w:eastAsia="DFKai-SB"/>
            <w:lang w:eastAsia="zh-TW"/>
          </w:rPr>
          <w:delText xml:space="preserve">After the runs were done, we looked at deviation (absolute value of the difference between the observed and true parameter value, divided by the true parameter value (if it is nonzero)). </w:delText>
        </w:r>
      </w:del>
    </w:p>
    <w:p w14:paraId="275F022B" w14:textId="77777777" w:rsidR="001116C0" w:rsidRPr="00724F99" w:rsidRDefault="001116C0" w:rsidP="001116C0">
      <w:pPr>
        <w:spacing w:line="480" w:lineRule="auto"/>
        <w:ind w:right="397"/>
        <w:rPr>
          <w:rFonts w:eastAsia="DFKai-SB"/>
          <w:lang w:eastAsia="zh-TW"/>
        </w:rPr>
      </w:pPr>
    </w:p>
    <w:p w14:paraId="02E2EC97" w14:textId="77777777" w:rsidR="001116C0" w:rsidRPr="00A54453" w:rsidRDefault="001116C0" w:rsidP="001116C0">
      <w:pPr>
        <w:spacing w:line="480" w:lineRule="auto"/>
        <w:outlineLvl w:val="0"/>
        <w:rPr>
          <w:i/>
        </w:rPr>
      </w:pPr>
      <w:r w:rsidRPr="00A54453">
        <w:rPr>
          <w:i/>
        </w:rPr>
        <w:t>Empirical test case</w:t>
      </w:r>
      <w:r>
        <w:rPr>
          <w:i/>
        </w:rPr>
        <w:t>s</w:t>
      </w:r>
    </w:p>
    <w:p w14:paraId="569AFC79" w14:textId="77777777" w:rsidR="001116C0" w:rsidRPr="00A54453" w:rsidRDefault="001116C0" w:rsidP="001116C0">
      <w:pPr>
        <w:spacing w:line="480" w:lineRule="auto"/>
        <w:ind w:right="397"/>
        <w:rPr>
          <w:rFonts w:eastAsia="DFKai-SB"/>
          <w:lang w:eastAsia="zh-TW"/>
        </w:rPr>
      </w:pPr>
    </w:p>
    <w:p w14:paraId="12D4A0D4" w14:textId="77777777" w:rsidR="001116C0" w:rsidRDefault="001116C0" w:rsidP="001116C0">
      <w:pPr>
        <w:spacing w:line="480" w:lineRule="auto"/>
        <w:ind w:right="397"/>
        <w:rPr>
          <w:rFonts w:eastAsia="DFKai-SB"/>
          <w:lang w:eastAsia="zh-TW"/>
        </w:rPr>
      </w:pPr>
      <w:r>
        <w:rPr>
          <w:rFonts w:eastAsia="DFKai-SB"/>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eastAsia="DFKai-SB"/>
          <w:lang w:eastAsia="zh-TW"/>
        </w:rPr>
        <w:t>Kobmüller</w:t>
      </w:r>
      <w:proofErr w:type="spellEnd"/>
      <w:r>
        <w:rPr>
          <w:rFonts w:eastAsia="DFKai-SB"/>
          <w:lang w:eastAsia="zh-TW"/>
        </w:rPr>
        <w:t xml:space="preserve"> et al. (2007) and data from </w:t>
      </w:r>
      <w:proofErr w:type="spellStart"/>
      <w:r>
        <w:rPr>
          <w:rFonts w:eastAsia="DFKai-SB"/>
          <w:lang w:eastAsia="zh-TW"/>
        </w:rPr>
        <w:t>FishBase</w:t>
      </w:r>
      <w:proofErr w:type="spellEnd"/>
      <w:r>
        <w:rPr>
          <w:rFonts w:eastAsia="DFKai-SB"/>
          <w:lang w:eastAsia="zh-TW"/>
        </w:rPr>
        <w:t xml:space="preserve"> </w:t>
      </w:r>
      <w:r w:rsidRPr="00A54453">
        <w:rPr>
          <w:lang w:eastAsia="zh-TW"/>
        </w:rPr>
        <w:t>(Froese and Pauly 2010)</w:t>
      </w:r>
      <w:r>
        <w:rPr>
          <w:rFonts w:eastAsia="DFKai-SB"/>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eastAsia="DFKai-SB"/>
          <w:lang w:eastAsia="zh-TW"/>
        </w:rPr>
      </w:pPr>
    </w:p>
    <w:p w14:paraId="377967D3" w14:textId="77777777" w:rsidR="001116C0" w:rsidRPr="00CA7017" w:rsidRDefault="001116C0" w:rsidP="001116C0">
      <w:pPr>
        <w:spacing w:line="480" w:lineRule="auto"/>
        <w:ind w:right="397"/>
        <w:rPr>
          <w:rFonts w:eastAsia="DFKai-SB"/>
          <w:i/>
          <w:lang w:eastAsia="zh-TW"/>
        </w:rPr>
      </w:pPr>
      <w:r>
        <w:rPr>
          <w:rFonts w:eastAsia="DFKai-SB"/>
          <w:i/>
          <w:lang w:eastAsia="zh-TW"/>
        </w:rPr>
        <w:t>Cichlids</w:t>
      </w:r>
    </w:p>
    <w:p w14:paraId="4790E2BF" w14:textId="655844A9" w:rsidR="001116C0" w:rsidRDefault="001116C0" w:rsidP="001116C0">
      <w:pPr>
        <w:spacing w:line="480" w:lineRule="auto"/>
        <w:ind w:right="397"/>
        <w:rPr>
          <w:lang w:eastAsia="zh-TW"/>
        </w:rPr>
      </w:pPr>
      <w:r>
        <w:rPr>
          <w:rFonts w:eastAsia="DFKai-SB"/>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eastAsia="DFKai-SB"/>
          <w:lang w:eastAsia="zh-TW"/>
        </w:rPr>
        <w:t>Simberloff</w:t>
      </w:r>
      <w:proofErr w:type="spellEnd"/>
      <w:r>
        <w:rPr>
          <w:rFonts w:eastAsia="DFKai-SB"/>
          <w:lang w:eastAsia="zh-TW"/>
        </w:rPr>
        <w:t xml:space="preserve"> 1996). They thus reflect a good test case for this method. </w:t>
      </w:r>
      <w:proofErr w:type="spellStart"/>
      <w:r w:rsidRPr="00A54453">
        <w:rPr>
          <w:rFonts w:eastAsia="DFKai-SB"/>
          <w:lang w:eastAsia="zh-TW"/>
        </w:rPr>
        <w:t>Kobm</w:t>
      </w:r>
      <w:r w:rsidRPr="00A54453">
        <w:t>üller</w:t>
      </w:r>
      <w:proofErr w:type="spellEnd"/>
      <w:r>
        <w:rPr>
          <w:lang w:eastAsia="zh-TW"/>
        </w:rPr>
        <w:t xml:space="preserve"> et al. (2007) developed a phylogeny for cichlids which, importantly, included information about hybrid species and their presumed direction of ancestry. Their tree is not available in </w:t>
      </w:r>
      <w:proofErr w:type="spellStart"/>
      <w:r>
        <w:rPr>
          <w:lang w:eastAsia="zh-TW"/>
        </w:rPr>
        <w:t>TreeBase</w:t>
      </w:r>
      <w:proofErr w:type="spellEnd"/>
      <w:r>
        <w:rPr>
          <w:lang w:eastAsia="zh-TW"/>
        </w:rPr>
        <w:t xml:space="preserve"> or </w:t>
      </w:r>
      <w:proofErr w:type="spellStart"/>
      <w:r>
        <w:rPr>
          <w:lang w:eastAsia="zh-TW"/>
        </w:rPr>
        <w:t>OpenTree</w:t>
      </w:r>
      <w:proofErr w:type="spellEnd"/>
      <w:r>
        <w:rPr>
          <w:lang w:eastAsia="zh-TW"/>
        </w:rPr>
        <w:t xml:space="preserve">, so to use their topology but estimate branch lengths, we downloaded their </w:t>
      </w:r>
      <w:r w:rsidRPr="00A54453">
        <w:rPr>
          <w:lang w:eastAsia="zh-TW"/>
        </w:rPr>
        <w:t>sequences</w:t>
      </w:r>
      <w:r>
        <w:rPr>
          <w:lang w:eastAsia="zh-TW"/>
        </w:rPr>
        <w:t xml:space="preserve"> (they used </w:t>
      </w:r>
      <w:r w:rsidRPr="00237476">
        <w:rPr>
          <w:lang w:eastAsia="zh-TW"/>
        </w:rPr>
        <w:t>NADH dehydrogenase subunit 2 gene (ND2)</w:t>
      </w:r>
      <w:r>
        <w:rPr>
          <w:lang w:eastAsia="zh-TW"/>
        </w:rPr>
        <w:t>)</w:t>
      </w:r>
      <w:r w:rsidRPr="00A54453">
        <w:rPr>
          <w:lang w:eastAsia="zh-TW"/>
        </w:rPr>
        <w:t xml:space="preserve"> </w:t>
      </w:r>
      <w:r>
        <w:rPr>
          <w:lang w:eastAsia="zh-TW"/>
        </w:rPr>
        <w:t>from</w:t>
      </w:r>
      <w:r w:rsidRPr="00A54453">
        <w:rPr>
          <w:lang w:eastAsia="zh-TW"/>
        </w:rPr>
        <w:t xml:space="preserve"> GenBan</w:t>
      </w:r>
      <w:r>
        <w:rPr>
          <w:lang w:eastAsia="zh-TW"/>
        </w:rPr>
        <w:t>k (Benson et al. 2005).</w:t>
      </w:r>
      <w:r w:rsidRPr="00A54453">
        <w:rPr>
          <w:lang w:eastAsia="zh-TW"/>
        </w:rPr>
        <w:t xml:space="preserve"> The sequences were aligned by </w:t>
      </w:r>
      <w:r w:rsidRPr="00A54453">
        <w:rPr>
          <w:lang w:eastAsia="zh-TW"/>
        </w:rPr>
        <w:lastRenderedPageBreak/>
        <w:t>MAFFT</w:t>
      </w:r>
      <w:r>
        <w:rPr>
          <w:lang w:eastAsia="zh-TW"/>
        </w:rPr>
        <w:t xml:space="preserve"> v. 7.300b</w:t>
      </w:r>
      <w:r w:rsidRPr="00A54453">
        <w:rPr>
          <w:lang w:eastAsia="zh-TW"/>
        </w:rPr>
        <w:t xml:space="preserve"> (</w:t>
      </w:r>
      <w:proofErr w:type="spellStart"/>
      <w:r w:rsidRPr="00A54453">
        <w:rPr>
          <w:lang w:eastAsia="zh-TW"/>
        </w:rPr>
        <w:t>Katoh</w:t>
      </w:r>
      <w:proofErr w:type="spellEnd"/>
      <w:r w:rsidRPr="00A54453">
        <w:rPr>
          <w:lang w:eastAsia="zh-TW"/>
        </w:rPr>
        <w:t xml:space="preserve"> and</w:t>
      </w:r>
      <w:r>
        <w:rPr>
          <w:lang w:eastAsia="zh-TW"/>
        </w:rPr>
        <w:t xml:space="preserve"> </w:t>
      </w:r>
      <w:proofErr w:type="spellStart"/>
      <w:r w:rsidRPr="00A54453">
        <w:rPr>
          <w:lang w:eastAsia="zh-TW"/>
        </w:rPr>
        <w:t>Standley</w:t>
      </w:r>
      <w:proofErr w:type="spellEnd"/>
      <w:r w:rsidRPr="00A54453">
        <w:rPr>
          <w:lang w:eastAsia="zh-TW"/>
        </w:rPr>
        <w:t xml:space="preserve"> 2013)</w:t>
      </w:r>
      <w:r>
        <w:rPr>
          <w:lang w:eastAsia="zh-TW"/>
        </w:rPr>
        <w:t xml:space="preserve">. A backbone constraint was made from </w:t>
      </w:r>
      <w:proofErr w:type="spellStart"/>
      <w:r w:rsidRPr="00A54453">
        <w:rPr>
          <w:rFonts w:eastAsia="DFKai-SB"/>
          <w:lang w:eastAsia="zh-TW"/>
        </w:rPr>
        <w:t>Kobm</w:t>
      </w:r>
      <w:r w:rsidRPr="00A54453">
        <w:t>üller</w:t>
      </w:r>
      <w:proofErr w:type="spellEnd"/>
      <w:r>
        <w:rPr>
          <w:lang w:eastAsia="zh-TW"/>
        </w:rPr>
        <w:t xml:space="preserve"> et al. (2007)’s overall hybrid tree in Mesquite </w:t>
      </w:r>
      <w:r w:rsidRPr="00A54453">
        <w:rPr>
          <w:lang w:eastAsia="zh-TW"/>
        </w:rPr>
        <w:t>(Madd</w:t>
      </w:r>
      <w:r>
        <w:rPr>
          <w:lang w:eastAsia="zh-TW"/>
        </w:rPr>
        <w:t xml:space="preserve">ison and Maddison 2011) and used in all subsequent searches. A constrained likelihood search was performed in </w:t>
      </w:r>
      <w:proofErr w:type="spellStart"/>
      <w:r>
        <w:rPr>
          <w:lang w:eastAsia="zh-TW"/>
        </w:rPr>
        <w:t>RAxML</w:t>
      </w:r>
      <w:proofErr w:type="spellEnd"/>
      <w:r>
        <w:rPr>
          <w:lang w:eastAsia="zh-TW"/>
        </w:rPr>
        <w:t xml:space="preserve"> 8.2.9 (Stamatakis 2014) using GTR</w:t>
      </w:r>
      <w:r w:rsidR="006B2B46">
        <w:rPr>
          <w:lang w:eastAsia="zh-TW"/>
        </w:rPr>
        <w:t xml:space="preserve"> </w:t>
      </w:r>
      <m:oMath>
        <m:r>
          <w:rPr>
            <w:rFonts w:ascii="Cambria Math" w:hAnsi="Cambria Math"/>
            <w:lang w:eastAsia="zh-TW"/>
          </w:rPr>
          <m:t xml:space="preserve">+ </m:t>
        </m:r>
        <m:r>
          <m:rPr>
            <m:sty m:val="p"/>
          </m:rPr>
          <w:rPr>
            <w:rFonts w:ascii="Cambria Math" w:hAnsi="Cambria Math"/>
            <w:lang w:eastAsia="zh-TW"/>
          </w:rPr>
          <m:t>G</m:t>
        </m:r>
      </m:oMath>
      <w:r w:rsidR="006B2B46">
        <w:rPr>
          <w:lang w:eastAsia="zh-TW"/>
        </w:rPr>
        <w:t>amma</w:t>
      </w:r>
      <w:r>
        <w:rPr>
          <w:lang w:eastAsia="zh-TW"/>
        </w:rPr>
        <w:t xml:space="preserve"> and only one partition (since this is a small dataset with only one gene). The phylogram was converted to a chronogram using </w:t>
      </w:r>
      <w:proofErr w:type="spellStart"/>
      <w:r>
        <w:rPr>
          <w:lang w:eastAsia="zh-TW"/>
        </w:rPr>
        <w:t>treePL</w:t>
      </w:r>
      <w:proofErr w:type="spellEnd"/>
      <w:r>
        <w:rPr>
          <w:lang w:eastAsia="zh-TW"/>
        </w:rPr>
        <w:t xml:space="preserve"> (Smith and O’Meara 2012), with a fixed age of 4.19 MY used for the divergence of </w:t>
      </w:r>
      <w:proofErr w:type="spellStart"/>
      <w:r w:rsidRPr="003C12D6">
        <w:rPr>
          <w:i/>
          <w:lang w:eastAsia="zh-TW"/>
        </w:rPr>
        <w:t>Lamprologus</w:t>
      </w:r>
      <w:proofErr w:type="spellEnd"/>
      <w:r w:rsidRPr="003C12D6">
        <w:rPr>
          <w:i/>
          <w:lang w:eastAsia="zh-TW"/>
        </w:rPr>
        <w:t xml:space="preserve"> </w:t>
      </w:r>
      <w:proofErr w:type="spellStart"/>
      <w:r w:rsidRPr="003C12D6">
        <w:rPr>
          <w:i/>
          <w:lang w:eastAsia="zh-TW"/>
        </w:rPr>
        <w:t>callipterus</w:t>
      </w:r>
      <w:proofErr w:type="spellEnd"/>
      <w:r>
        <w:rPr>
          <w:lang w:eastAsia="zh-TW"/>
        </w:rPr>
        <w:t xml:space="preserve"> and </w:t>
      </w:r>
      <w:proofErr w:type="spellStart"/>
      <w:r w:rsidRPr="003C12D6">
        <w:rPr>
          <w:i/>
          <w:lang w:eastAsia="zh-TW"/>
        </w:rPr>
        <w:t>Neolamprologus</w:t>
      </w:r>
      <w:proofErr w:type="spellEnd"/>
      <w:r>
        <w:rPr>
          <w:i/>
          <w:lang w:eastAsia="zh-TW"/>
        </w:rPr>
        <w:t xml:space="preserve"> </w:t>
      </w:r>
      <w:proofErr w:type="spellStart"/>
      <w:r w:rsidRPr="003C12D6">
        <w:rPr>
          <w:i/>
          <w:lang w:eastAsia="zh-TW"/>
        </w:rPr>
        <w:t>calliurus</w:t>
      </w:r>
      <w:proofErr w:type="spellEnd"/>
      <w:r>
        <w:rPr>
          <w:lang w:eastAsia="zh-TW"/>
        </w:rPr>
        <w:t xml:space="preserve"> based on the midpoint for the range of this divergence given in </w:t>
      </w:r>
      <w:proofErr w:type="spellStart"/>
      <w:r w:rsidRPr="00A54453">
        <w:rPr>
          <w:rFonts w:eastAsia="DFKai-SB"/>
          <w:lang w:eastAsia="zh-TW"/>
        </w:rPr>
        <w:t>Kobm</w:t>
      </w:r>
      <w:r w:rsidRPr="00A54453">
        <w:t>üller</w:t>
      </w:r>
      <w:proofErr w:type="spellEnd"/>
      <w:r>
        <w:rPr>
          <w:lang w:eastAsia="zh-TW"/>
        </w:rPr>
        <w:t xml:space="preserve"> et al. (2007). Note that due to an apparent numerical issue in </w:t>
      </w:r>
      <w:proofErr w:type="spellStart"/>
      <w:r>
        <w:rPr>
          <w:lang w:eastAsia="zh-TW"/>
        </w:rPr>
        <w:t>treePL</w:t>
      </w:r>
      <w:proofErr w:type="spellEnd"/>
      <w:r w:rsidR="004B3CAF">
        <w:rPr>
          <w:lang w:eastAsia="zh-TW"/>
        </w:rPr>
        <w:t xml:space="preserve"> when optimizing this particular problem</w:t>
      </w:r>
      <w:r>
        <w:rPr>
          <w:lang w:eastAsia="zh-TW"/>
        </w:rPr>
        <w:t xml:space="preserve">, we used a fixed age of 419 and then rescaled the tree within R. The point of this tree inference was to recover the tree and inferred network of </w:t>
      </w:r>
      <w:proofErr w:type="spellStart"/>
      <w:r w:rsidRPr="00A54453">
        <w:rPr>
          <w:rFonts w:eastAsia="DFKai-SB"/>
          <w:lang w:eastAsia="zh-TW"/>
        </w:rPr>
        <w:t>Kobm</w:t>
      </w:r>
      <w:r w:rsidRPr="00A54453">
        <w:t>üller</w:t>
      </w:r>
      <w:proofErr w:type="spellEnd"/>
      <w:r>
        <w:rPr>
          <w:lang w:eastAsia="zh-TW"/>
        </w:rPr>
        <w:t xml:space="preserve"> et al. (2007), not to make new inferences regarding cichlid evolution. T</w:t>
      </w:r>
      <w:r w:rsidRPr="00A54453">
        <w:rPr>
          <w:lang w:eastAsia="zh-TW"/>
        </w:rPr>
        <w:t>rait values (</w:t>
      </w:r>
      <w:r>
        <w:rPr>
          <w:lang w:eastAsia="zh-TW"/>
        </w:rPr>
        <w:t>standard length, in cm</w:t>
      </w:r>
      <w:r w:rsidRPr="00A54453">
        <w:rPr>
          <w:lang w:eastAsia="zh-TW"/>
        </w:rPr>
        <w:t xml:space="preserve">) were collected from </w:t>
      </w:r>
      <w:proofErr w:type="spellStart"/>
      <w:r w:rsidRPr="00A54453">
        <w:rPr>
          <w:lang w:eastAsia="zh-TW"/>
        </w:rPr>
        <w:t>FishBase</w:t>
      </w:r>
      <w:proofErr w:type="spellEnd"/>
      <w:r w:rsidRPr="00A54453">
        <w:rPr>
          <w:lang w:eastAsia="zh-TW"/>
        </w:rPr>
        <w:t xml:space="preserve"> (Froese and Pauly 2010) </w:t>
      </w:r>
      <w:r>
        <w:rPr>
          <w:lang w:eastAsia="zh-TW"/>
        </w:rPr>
        <w:t xml:space="preserve">using the R package </w:t>
      </w:r>
      <w:proofErr w:type="spellStart"/>
      <w:r w:rsidRPr="00A54453">
        <w:rPr>
          <w:lang w:eastAsia="zh-TW"/>
        </w:rPr>
        <w:t>rfishbase</w:t>
      </w:r>
      <w:proofErr w:type="spellEnd"/>
      <w:r w:rsidRPr="00A54453">
        <w:rPr>
          <w:lang w:eastAsia="zh-TW"/>
        </w:rPr>
        <w:t xml:space="preserve"> (Boettiger et al. 2012). </w:t>
      </w:r>
      <w:r>
        <w:rPr>
          <w:lang w:eastAsia="zh-TW"/>
        </w:rPr>
        <w:t xml:space="preserve">Taxa absent from the tree or with missing trait data were removed using </w:t>
      </w:r>
      <w:r w:rsidRPr="00333E67">
        <w:rPr>
          <w:i/>
          <w:lang w:eastAsia="zh-TW"/>
        </w:rPr>
        <w:t>Geiger</w:t>
      </w:r>
      <w:r>
        <w:rPr>
          <w:lang w:eastAsia="zh-TW"/>
        </w:rPr>
        <w:t xml:space="preserve"> (Harmon et al. 2008). </w:t>
      </w:r>
    </w:p>
    <w:p w14:paraId="1C5782BE" w14:textId="77777777" w:rsidR="001116C0" w:rsidRDefault="001116C0" w:rsidP="001116C0">
      <w:pPr>
        <w:spacing w:line="480" w:lineRule="auto"/>
        <w:ind w:right="397"/>
        <w:rPr>
          <w:lang w:eastAsia="zh-TW"/>
        </w:rPr>
      </w:pPr>
    </w:p>
    <w:p w14:paraId="643F8631" w14:textId="4F719944" w:rsidR="001116C0" w:rsidRPr="001A0545" w:rsidRDefault="001116C0" w:rsidP="001116C0">
      <w:pPr>
        <w:spacing w:line="480" w:lineRule="auto"/>
        <w:ind w:right="397"/>
        <w:rPr>
          <w:lang w:eastAsia="zh-TW"/>
        </w:rPr>
      </w:pPr>
      <w:r>
        <w:rPr>
          <w:lang w:eastAsia="zh-TW"/>
        </w:rPr>
        <w:t xml:space="preserve">While our method can, in theory, estimate measurement error, in practice most </w:t>
      </w:r>
      <w:r w:rsidR="00CD34EF">
        <w:rPr>
          <w:lang w:eastAsia="zh-TW"/>
        </w:rPr>
        <w:t xml:space="preserve">careful </w:t>
      </w:r>
      <w:r>
        <w:rPr>
          <w:lang w:eastAsia="zh-TW"/>
        </w:rPr>
        <w:t xml:space="preserve">empiricists will have estimated this in the course of their study. </w:t>
      </w:r>
      <w:proofErr w:type="spellStart"/>
      <w:r>
        <w:rPr>
          <w:lang w:eastAsia="zh-TW"/>
        </w:rPr>
        <w:t>Fishbase</w:t>
      </w:r>
      <w:proofErr w:type="spellEnd"/>
      <w:r>
        <w:rPr>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w:t>
      </w:r>
      <w:del w:id="73" w:author="O'Meara, Brian C" w:date="2018-07-23T15:53:00Z">
        <w:r w:rsidDel="00733675">
          <w:rPr>
            <w:lang w:eastAsia="zh-TW"/>
          </w:rPr>
          <w:delText>error</w:delText>
        </w:r>
      </w:del>
      <w:ins w:id="74" w:author="O'Meara, Brian C" w:date="2018-07-23T15:53:00Z">
        <w:r w:rsidR="00733675">
          <w:rPr>
            <w:lang w:eastAsia="zh-TW"/>
          </w:rPr>
          <w:t>deviation</w:t>
        </w:r>
      </w:ins>
      <w:r>
        <w:rPr>
          <w:lang w:eastAsia="zh-TW"/>
        </w:rPr>
        <w:t xml:space="preserve">, after first excluding records where the minimum was less than half the maximum (which could indicate juveniles included (S. Borstein, pers. comm)) and where </w:t>
      </w:r>
      <w:r>
        <w:rPr>
          <w:lang w:eastAsia="zh-TW"/>
        </w:rPr>
        <w:lastRenderedPageBreak/>
        <w:t xml:space="preserve">there was only one observation. We then did a linear regression between this estimate and log </w:t>
      </w:r>
      <w:r w:rsidR="00BA5E3F">
        <w:rPr>
          <w:lang w:eastAsia="zh-TW"/>
        </w:rPr>
        <w:t>transform</w:t>
      </w:r>
      <w:r>
        <w:rPr>
          <w:lang w:eastAsia="zh-TW"/>
        </w:rPr>
        <w:t xml:space="preserve"> the standard length. This regression was used to predict the standard </w:t>
      </w:r>
      <w:del w:id="75" w:author="O'Meara, Brian C" w:date="2018-07-23T15:54:00Z">
        <w:r w:rsidDel="00733675">
          <w:rPr>
            <w:lang w:eastAsia="zh-TW"/>
          </w:rPr>
          <w:delText xml:space="preserve">error </w:delText>
        </w:r>
      </w:del>
      <w:ins w:id="76" w:author="O'Meara, Brian C" w:date="2018-07-23T15:54:00Z">
        <w:r w:rsidR="00733675">
          <w:rPr>
            <w:lang w:eastAsia="zh-TW"/>
          </w:rPr>
          <w:t xml:space="preserve">deviation </w:t>
        </w:r>
      </w:ins>
      <w:r>
        <w:rPr>
          <w:lang w:eastAsia="zh-TW"/>
        </w:rPr>
        <w:t xml:space="preserve">for the total length measurements in </w:t>
      </w:r>
      <w:proofErr w:type="spellStart"/>
      <w:r w:rsidR="00BA5E3F">
        <w:rPr>
          <w:lang w:eastAsia="zh-TW"/>
        </w:rPr>
        <w:t>F</w:t>
      </w:r>
      <w:r>
        <w:rPr>
          <w:lang w:eastAsia="zh-TW"/>
        </w:rPr>
        <w:t>ishbase</w:t>
      </w:r>
      <w:proofErr w:type="spellEnd"/>
      <w:r>
        <w:rPr>
          <w:lang w:eastAsia="zh-TW"/>
        </w:rPr>
        <w:t xml:space="preserve">. This is only an approximation, but the resulting standard </w:t>
      </w:r>
      <w:del w:id="77" w:author="O'Meara, Brian C" w:date="2018-07-23T15:54:00Z">
        <w:r w:rsidDel="00733675">
          <w:rPr>
            <w:lang w:eastAsia="zh-TW"/>
          </w:rPr>
          <w:delText xml:space="preserve">errors </w:delText>
        </w:r>
      </w:del>
      <w:ins w:id="78" w:author="O'Meara, Brian C" w:date="2018-07-23T15:54:00Z">
        <w:r w:rsidR="00733675">
          <w:rPr>
            <w:lang w:eastAsia="zh-TW"/>
          </w:rPr>
          <w:t xml:space="preserve">deviation </w:t>
        </w:r>
      </w:ins>
      <w:r>
        <w:rPr>
          <w:lang w:eastAsia="zh-TW"/>
        </w:rPr>
        <w:t>seem biologically reasonable at typically 10% of the log-transformed measurement.</w:t>
      </w:r>
      <w:ins w:id="79" w:author="O'Meara, Brian C [2]" w:date="2019-07-29T12:41:00Z">
        <w:r w:rsidR="00CD710F">
          <w:rPr>
            <w:lang w:eastAsia="zh-TW"/>
          </w:rPr>
          <w:t xml:space="preserve"> Analyses were run both with the empirical standard deviations and with </w:t>
        </w:r>
      </w:ins>
      <w:ins w:id="80" w:author="O'Meara, Brian C [2]" w:date="2019-07-29T12:42:00Z">
        <w:r w:rsidR="00CE1711">
          <w:rPr>
            <w:lang w:eastAsia="zh-TW"/>
          </w:rPr>
          <w:t>them</w:t>
        </w:r>
      </w:ins>
      <w:ins w:id="81" w:author="O'Meara, Brian C [2]" w:date="2019-07-29T12:41:00Z">
        <w:r w:rsidR="00CD710F">
          <w:rPr>
            <w:lang w:eastAsia="zh-TW"/>
          </w:rPr>
          <w:t xml:space="preserve"> not known but estimated as part of the analysis</w:t>
        </w:r>
      </w:ins>
      <w:ins w:id="82" w:author="O'Meara, Brian C [2]" w:date="2019-07-29T12:42:00Z">
        <w:r w:rsidR="006271BD">
          <w:rPr>
            <w:lang w:eastAsia="zh-TW"/>
          </w:rPr>
          <w:t xml:space="preserve"> (a single value across all species in the latter case)</w:t>
        </w:r>
      </w:ins>
      <w:ins w:id="83" w:author="O'Meara, Brian C [2]" w:date="2019-07-29T12:41:00Z">
        <w:r w:rsidR="00CD710F">
          <w:rPr>
            <w:lang w:eastAsia="zh-TW"/>
          </w:rPr>
          <w:t>.</w:t>
        </w:r>
      </w:ins>
    </w:p>
    <w:p w14:paraId="740BF777" w14:textId="77777777" w:rsidR="001116C0" w:rsidRPr="00A54453" w:rsidRDefault="001116C0" w:rsidP="001116C0">
      <w:pPr>
        <w:spacing w:line="480" w:lineRule="auto"/>
        <w:ind w:right="397"/>
        <w:rPr>
          <w:lang w:eastAsia="zh-TW"/>
        </w:rPr>
      </w:pPr>
    </w:p>
    <w:p w14:paraId="0A217F21" w14:textId="6F2A96E9" w:rsidR="001116C0" w:rsidRPr="004F299D" w:rsidRDefault="001116C0" w:rsidP="001116C0">
      <w:pPr>
        <w:spacing w:line="480" w:lineRule="auto"/>
        <w:ind w:right="397"/>
        <w:rPr>
          <w:lang w:eastAsia="zh-TW"/>
        </w:rPr>
      </w:pPr>
      <w:r w:rsidRPr="00A54453">
        <w:rPr>
          <w:lang w:eastAsia="zh-TW"/>
        </w:rPr>
        <w:t xml:space="preserve">In </w:t>
      </w:r>
      <w:proofErr w:type="spellStart"/>
      <w:r w:rsidRPr="00A54453">
        <w:rPr>
          <w:rFonts w:eastAsia="DFKai-SB"/>
          <w:lang w:eastAsia="zh-TW"/>
        </w:rPr>
        <w:t>Kobm</w:t>
      </w:r>
      <w:r w:rsidRPr="00A54453">
        <w:t>üller</w:t>
      </w:r>
      <w:proofErr w:type="spellEnd"/>
      <w:r w:rsidRPr="00A54453">
        <w:rPr>
          <w:lang w:eastAsia="zh-TW"/>
        </w:rPr>
        <w:t xml:space="preserve"> et al</w:t>
      </w:r>
      <w:r>
        <w:rPr>
          <w:lang w:eastAsia="zh-TW"/>
        </w:rPr>
        <w:t>.</w:t>
      </w:r>
      <w:r w:rsidRPr="00A54453">
        <w:rPr>
          <w:lang w:eastAsia="zh-TW"/>
        </w:rPr>
        <w:t xml:space="preserve"> (2007), the cichlid data contains 27 species where five species are putative hy</w:t>
      </w:r>
      <w:r>
        <w:rPr>
          <w:lang w:eastAsia="zh-TW"/>
        </w:rPr>
        <w:t>brids. Three of the five hybrid</w:t>
      </w:r>
      <w:r w:rsidRPr="00A54453">
        <w:rPr>
          <w:lang w:eastAsia="zh-TW"/>
        </w:rPr>
        <w:t xml:space="preserve"> species </w:t>
      </w:r>
      <w:r w:rsidRPr="00A54453">
        <w:t>(</w:t>
      </w:r>
      <w:proofErr w:type="spellStart"/>
      <w:r w:rsidRPr="00A54453">
        <w:rPr>
          <w:i/>
        </w:rPr>
        <w:t>Neolamprologus</w:t>
      </w:r>
      <w:proofErr w:type="spellEnd"/>
      <w:r w:rsidRPr="00A54453">
        <w:rPr>
          <w:i/>
        </w:rPr>
        <w:t xml:space="preserve"> </w:t>
      </w:r>
      <w:proofErr w:type="spellStart"/>
      <w:r w:rsidRPr="00A54453">
        <w:rPr>
          <w:i/>
        </w:rPr>
        <w:t>wauthioni</w:t>
      </w:r>
      <w:proofErr w:type="spellEnd"/>
      <w:r w:rsidRPr="00A54453">
        <w:t xml:space="preserve">, </w:t>
      </w:r>
      <w:proofErr w:type="spellStart"/>
      <w:r w:rsidRPr="00A54453">
        <w:rPr>
          <w:i/>
        </w:rPr>
        <w:t>Lamprologus</w:t>
      </w:r>
      <w:proofErr w:type="spellEnd"/>
      <w:r w:rsidRPr="00A54453">
        <w:rPr>
          <w:i/>
        </w:rPr>
        <w:t xml:space="preserve"> </w:t>
      </w:r>
      <w:proofErr w:type="spellStart"/>
      <w:r w:rsidRPr="00A54453">
        <w:rPr>
          <w:i/>
        </w:rPr>
        <w:t>speciosus</w:t>
      </w:r>
      <w:proofErr w:type="spellEnd"/>
      <w:r w:rsidRPr="00A54453">
        <w:t xml:space="preserve">, and </w:t>
      </w:r>
      <w:proofErr w:type="spellStart"/>
      <w:r w:rsidRPr="00A54453">
        <w:rPr>
          <w:i/>
        </w:rPr>
        <w:t>Neolamprologus</w:t>
      </w:r>
      <w:proofErr w:type="spellEnd"/>
      <w:r w:rsidRPr="00A54453">
        <w:rPr>
          <w:i/>
        </w:rPr>
        <w:t xml:space="preserve"> </w:t>
      </w:r>
      <w:proofErr w:type="spellStart"/>
      <w:r w:rsidRPr="00A54453">
        <w:rPr>
          <w:i/>
        </w:rPr>
        <w:t>fasciatus</w:t>
      </w:r>
      <w:proofErr w:type="spellEnd"/>
      <w:r w:rsidRPr="00A54453">
        <w:rPr>
          <w:lang w:eastAsia="zh-TW"/>
        </w:rPr>
        <w:t xml:space="preserve">) are inferred to have arisen due to mating between extant species and two of them </w:t>
      </w:r>
      <w:r w:rsidRPr="00A54453">
        <w:t>(</w:t>
      </w:r>
      <w:proofErr w:type="spellStart"/>
      <w:r w:rsidRPr="00A54453">
        <w:rPr>
          <w:i/>
        </w:rPr>
        <w:t>Lamprologus</w:t>
      </w:r>
      <w:proofErr w:type="spellEnd"/>
      <w:r w:rsidRPr="00A54453">
        <w:rPr>
          <w:i/>
        </w:rPr>
        <w:t xml:space="preserve"> </w:t>
      </w:r>
      <w:proofErr w:type="spellStart"/>
      <w:r w:rsidRPr="00A54453">
        <w:rPr>
          <w:i/>
        </w:rPr>
        <w:t>meleagris</w:t>
      </w:r>
      <w:proofErr w:type="spellEnd"/>
      <w:r w:rsidRPr="00A54453">
        <w:t xml:space="preserve">, </w:t>
      </w:r>
      <w:proofErr w:type="spellStart"/>
      <w:r w:rsidRPr="00A54453">
        <w:rPr>
          <w:i/>
        </w:rPr>
        <w:t>Neolamprologus</w:t>
      </w:r>
      <w:proofErr w:type="spellEnd"/>
      <w:r w:rsidRPr="00A54453">
        <w:rPr>
          <w:i/>
        </w:rPr>
        <w:t xml:space="preserve"> </w:t>
      </w:r>
      <w:proofErr w:type="spellStart"/>
      <w:r w:rsidRPr="00A54453">
        <w:rPr>
          <w:i/>
        </w:rPr>
        <w:t>multifasciatus</w:t>
      </w:r>
      <w:proofErr w:type="spellEnd"/>
      <w:r w:rsidRPr="00A54453">
        <w:t>)</w:t>
      </w:r>
      <w:r w:rsidRPr="00A54453">
        <w:rPr>
          <w:lang w:eastAsia="zh-TW"/>
        </w:rPr>
        <w:t xml:space="preserve"> are inferred to be formed as a result of hybridization </w:t>
      </w:r>
      <w:r>
        <w:rPr>
          <w:lang w:eastAsia="zh-TW"/>
        </w:rPr>
        <w:t>between unsampled (perhaps extinct, though not necessarily) lineages.</w:t>
      </w:r>
      <w:r w:rsidR="00156E18">
        <w:rPr>
          <w:lang w:eastAsia="zh-TW"/>
        </w:rPr>
        <w:t xml:space="preserve"> </w:t>
      </w:r>
      <w:r>
        <w:rPr>
          <w:lang w:eastAsia="zh-TW"/>
        </w:rPr>
        <w:t xml:space="preserve">As </w:t>
      </w:r>
      <w:r w:rsidR="00953B61">
        <w:rPr>
          <w:lang w:eastAsia="zh-TW"/>
        </w:rPr>
        <w:t xml:space="preserve">demonstrated </w:t>
      </w:r>
      <w:r>
        <w:rPr>
          <w:lang w:eastAsia="zh-TW"/>
        </w:rPr>
        <w:t>in Fig</w:t>
      </w:r>
      <w:r w:rsidR="00953B61">
        <w:rPr>
          <w:lang w:eastAsia="zh-TW"/>
        </w:rPr>
        <w:t>ure</w:t>
      </w:r>
      <w:r>
        <w:rPr>
          <w:lang w:eastAsia="zh-TW"/>
        </w:rPr>
        <w:t xml:space="preserve"> </w:t>
      </w:r>
      <w:r w:rsidR="00953B61">
        <w:rPr>
          <w:lang w:eastAsia="zh-TW"/>
        </w:rPr>
        <w:t>1</w:t>
      </w:r>
      <w:r>
        <w:rPr>
          <w:lang w:eastAsia="zh-TW"/>
        </w:rPr>
        <w:t>, this results in the gene flow appearing to be forward in time from at least one relative of the parental species.</w:t>
      </w:r>
      <w:r>
        <w:rPr>
          <w:rFonts w:eastAsia="DFKai-SB"/>
          <w:lang w:eastAsia="zh-TW"/>
        </w:rPr>
        <w:t xml:space="preserve"> </w:t>
      </w:r>
    </w:p>
    <w:p w14:paraId="4216C1DF" w14:textId="77777777" w:rsidR="001116C0" w:rsidRPr="00A54453" w:rsidRDefault="001116C0" w:rsidP="001116C0">
      <w:pPr>
        <w:spacing w:line="480" w:lineRule="auto"/>
        <w:ind w:right="396"/>
        <w:rPr>
          <w:lang w:eastAsia="zh-TW"/>
        </w:rPr>
      </w:pPr>
    </w:p>
    <w:p w14:paraId="7E185A48" w14:textId="77777777" w:rsidR="001116C0" w:rsidRDefault="001116C0" w:rsidP="001116C0">
      <w:pPr>
        <w:spacing w:line="480" w:lineRule="auto"/>
        <w:ind w:right="396"/>
        <w:rPr>
          <w:rFonts w:eastAsia="DFKai-SB"/>
          <w:lang w:eastAsia="zh-TW"/>
        </w:rPr>
      </w:pPr>
      <w:r>
        <w:rPr>
          <w:rFonts w:eastAsia="DFKai-SB"/>
          <w:i/>
          <w:lang w:eastAsia="zh-TW"/>
        </w:rPr>
        <w:t xml:space="preserve">Nicotiana </w:t>
      </w:r>
    </w:p>
    <w:p w14:paraId="074C66EF" w14:textId="77777777" w:rsidR="001116C0" w:rsidRDefault="001116C0" w:rsidP="001116C0">
      <w:pPr>
        <w:spacing w:line="480" w:lineRule="auto"/>
        <w:ind w:right="396"/>
        <w:rPr>
          <w:rFonts w:eastAsia="DFKai-SB"/>
          <w:lang w:eastAsia="zh-TW"/>
        </w:rPr>
      </w:pPr>
    </w:p>
    <w:p w14:paraId="19158C29" w14:textId="02AD4836" w:rsidR="001116C0" w:rsidRPr="00A54453" w:rsidRDefault="001116C0" w:rsidP="001116C0">
      <w:pPr>
        <w:spacing w:line="480" w:lineRule="auto"/>
        <w:ind w:right="396"/>
        <w:rPr>
          <w:rFonts w:eastAsia="DFKai-SB"/>
          <w:lang w:eastAsia="zh-TW"/>
        </w:rPr>
      </w:pPr>
      <w:r>
        <w:rPr>
          <w:rFonts w:eastAsia="DFKai-SB"/>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w:t>
      </w:r>
      <w:r>
        <w:rPr>
          <w:rFonts w:eastAsia="DFKai-SB"/>
          <w:lang w:eastAsia="zh-TW"/>
        </w:rPr>
        <w:lastRenderedPageBreak/>
        <w:t xml:space="preserve">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eastAsia="DFKai-SB"/>
          <w:lang w:eastAsia="zh-TW"/>
        </w:rPr>
        <w:t>iPlant</w:t>
      </w:r>
      <w:proofErr w:type="spellEnd"/>
      <w:r>
        <w:rPr>
          <w:rFonts w:eastAsia="DFKai-SB"/>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eastAsia="DFKai-SB"/>
          <w:lang w:eastAsia="zh-TW"/>
        </w:rPr>
        <w:t>ure</w:t>
      </w:r>
      <w:r>
        <w:rPr>
          <w:rFonts w:eastAsia="DFKai-SB"/>
          <w:lang w:eastAsia="zh-TW"/>
        </w:rPr>
        <w:t xml:space="preserve"> 2 left </w:t>
      </w:r>
      <w:r w:rsidR="00A71EA0">
        <w:rPr>
          <w:rFonts w:eastAsia="DFKai-SB"/>
          <w:lang w:eastAsia="zh-TW"/>
        </w:rPr>
        <w:t>plot</w:t>
      </w:r>
      <w:r>
        <w:rPr>
          <w:rFonts w:eastAsia="DFKai-SB"/>
          <w:lang w:eastAsia="zh-TW"/>
        </w:rPr>
        <w:t>) and tobacco (Fig</w:t>
      </w:r>
      <w:r w:rsidR="00953B61">
        <w:rPr>
          <w:rFonts w:eastAsia="DFKai-SB"/>
          <w:lang w:eastAsia="zh-TW"/>
        </w:rPr>
        <w:t>ure</w:t>
      </w:r>
      <w:r>
        <w:rPr>
          <w:rFonts w:eastAsia="DFKai-SB"/>
          <w:lang w:eastAsia="zh-TW"/>
        </w:rPr>
        <w:t xml:space="preserve"> 2 right p</w:t>
      </w:r>
      <w:r w:rsidR="00A71EA0">
        <w:rPr>
          <w:rFonts w:eastAsia="DFKai-SB"/>
          <w:lang w:eastAsia="zh-TW"/>
        </w:rPr>
        <w:t>lot</w:t>
      </w:r>
      <w:r>
        <w:rPr>
          <w:rFonts w:eastAsia="DFKai-SB"/>
          <w:lang w:eastAsia="zh-TW"/>
        </w:rPr>
        <w:t xml:space="preserve">), respectively, are shown by the evolutionary tree with the relevant gene flow. </w:t>
      </w:r>
      <w:proofErr w:type="gramStart"/>
      <w:r w:rsidR="00BF4D8F">
        <w:rPr>
          <w:rFonts w:eastAsia="DFKai-SB"/>
          <w:lang w:eastAsia="zh-TW"/>
        </w:rPr>
        <w:t>Traits,  trees</w:t>
      </w:r>
      <w:proofErr w:type="gramEnd"/>
      <w:r w:rsidR="00BF4D8F">
        <w:rPr>
          <w:rFonts w:eastAsia="DFKai-SB"/>
          <w:lang w:eastAsia="zh-TW"/>
        </w:rPr>
        <w:t xml:space="preserve"> as well as t</w:t>
      </w:r>
      <w:r w:rsidRPr="00A54453">
        <w:rPr>
          <w:rFonts w:eastAsia="DFKai-SB"/>
          <w:lang w:eastAsia="zh-TW"/>
        </w:rPr>
        <w:t xml:space="preserve">he donor-recipient relationship among the hybrids and their parents in the cichlid </w:t>
      </w:r>
      <w:r>
        <w:rPr>
          <w:rFonts w:eastAsia="DFKai-SB"/>
          <w:lang w:eastAsia="zh-TW"/>
        </w:rPr>
        <w:t xml:space="preserve">and </w:t>
      </w:r>
      <w:r w:rsidRPr="004F299D">
        <w:rPr>
          <w:rFonts w:eastAsia="DFKai-SB"/>
          <w:i/>
          <w:lang w:eastAsia="zh-TW"/>
        </w:rPr>
        <w:t>Nicotiana</w:t>
      </w:r>
      <w:r>
        <w:rPr>
          <w:rFonts w:eastAsia="DFKai-SB"/>
          <w:lang w:eastAsia="zh-TW"/>
        </w:rPr>
        <w:t xml:space="preserve"> </w:t>
      </w:r>
      <w:r w:rsidRPr="00A54453">
        <w:rPr>
          <w:rFonts w:eastAsia="DFKai-SB"/>
          <w:lang w:eastAsia="zh-TW"/>
        </w:rPr>
        <w:t>dataset</w:t>
      </w:r>
      <w:r>
        <w:rPr>
          <w:rFonts w:eastAsia="DFKai-SB"/>
          <w:lang w:eastAsia="zh-TW"/>
        </w:rPr>
        <w:t xml:space="preserve">s can be found in supplemental material. </w:t>
      </w:r>
    </w:p>
    <w:p w14:paraId="6AAEB03F" w14:textId="77777777" w:rsidR="001116C0" w:rsidRPr="000F10B4" w:rsidRDefault="001116C0" w:rsidP="001116C0">
      <w:pPr>
        <w:spacing w:line="480" w:lineRule="auto"/>
        <w:ind w:right="396"/>
        <w:rPr>
          <w:rFonts w:eastAsia="DFKai-SB"/>
          <w:lang w:eastAsia="zh-TW"/>
        </w:rPr>
      </w:pPr>
    </w:p>
    <w:p w14:paraId="4AAC594C" w14:textId="77777777" w:rsidR="001116C0" w:rsidRPr="00A54453" w:rsidRDefault="001116C0" w:rsidP="001116C0">
      <w:pPr>
        <w:spacing w:line="480" w:lineRule="auto"/>
        <w:ind w:right="396"/>
        <w:rPr>
          <w:rFonts w:eastAsia="DFKai-SB"/>
          <w:lang w:eastAsia="zh-TW"/>
        </w:rPr>
      </w:pPr>
      <w:r w:rsidRPr="00333E67">
        <w:rPr>
          <w:rFonts w:eastAsia="DFKai-SB"/>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eastAsia="DFKai-SB"/>
          <w:lang w:eastAsia="zh-TW"/>
        </w:rPr>
      </w:pPr>
      <w:r w:rsidRPr="00A54453">
        <w:rPr>
          <w:rFonts w:eastAsia="DFKai-SB"/>
          <w:lang w:eastAsia="zh-TW"/>
        </w:rPr>
        <w:lastRenderedPageBreak/>
        <w:t xml:space="preserve">Figure 2: The </w:t>
      </w:r>
      <w:r>
        <w:rPr>
          <w:rFonts w:eastAsia="DFKai-SB"/>
          <w:lang w:eastAsia="zh-TW"/>
        </w:rPr>
        <w:t>empirical</w:t>
      </w:r>
      <w:r w:rsidRPr="00A54453">
        <w:rPr>
          <w:rFonts w:eastAsia="DFKai-SB"/>
          <w:lang w:eastAsia="zh-TW"/>
        </w:rPr>
        <w:t xml:space="preserve"> network</w:t>
      </w:r>
      <w:r>
        <w:rPr>
          <w:rFonts w:eastAsia="DFKai-SB"/>
          <w:lang w:eastAsia="zh-TW"/>
        </w:rPr>
        <w:t>s</w:t>
      </w:r>
      <w:r w:rsidRPr="00A54453">
        <w:rPr>
          <w:rFonts w:eastAsia="DFKai-SB"/>
          <w:lang w:eastAsia="zh-TW"/>
        </w:rPr>
        <w:t xml:space="preserve">. </w:t>
      </w:r>
      <w:r>
        <w:rPr>
          <w:rFonts w:eastAsia="DFKai-SB"/>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eastAsia="DFKai-SB"/>
          <w:lang w:eastAsia="zh-TW"/>
        </w:rPr>
        <w:t xml:space="preserve"> via an unsampled lineage (see explanation on Fig. 1).</w:t>
      </w:r>
    </w:p>
    <w:p w14:paraId="3A5983F6" w14:textId="77777777" w:rsidR="001116C0" w:rsidRDefault="001116C0" w:rsidP="001116C0">
      <w:pPr>
        <w:spacing w:line="480" w:lineRule="auto"/>
        <w:ind w:right="397"/>
        <w:rPr>
          <w:rFonts w:eastAsia="DFKai-SB"/>
          <w:i/>
          <w:lang w:eastAsia="zh-TW"/>
        </w:rPr>
      </w:pPr>
    </w:p>
    <w:p w14:paraId="1728551A" w14:textId="77777777" w:rsidR="001116C0" w:rsidRPr="00A54453" w:rsidRDefault="001116C0" w:rsidP="001116C0">
      <w:pPr>
        <w:spacing w:line="480" w:lineRule="auto"/>
        <w:ind w:right="397"/>
        <w:rPr>
          <w:rFonts w:eastAsia="DFKai-SB"/>
          <w:i/>
          <w:lang w:eastAsia="zh-TW"/>
        </w:rPr>
      </w:pPr>
      <w:r w:rsidRPr="00A54453">
        <w:rPr>
          <w:rFonts w:eastAsia="DFKai-SB"/>
          <w:i/>
          <w:lang w:eastAsia="zh-TW"/>
        </w:rPr>
        <w:t>Model Selection</w:t>
      </w:r>
      <w:r>
        <w:rPr>
          <w:rFonts w:eastAsia="DFKai-SB"/>
          <w:i/>
          <w:lang w:eastAsia="zh-TW"/>
        </w:rPr>
        <w:t xml:space="preserve"> and Parameter Estimation</w:t>
      </w:r>
    </w:p>
    <w:p w14:paraId="01558D08" w14:textId="77777777" w:rsidR="001116C0" w:rsidRPr="00A54453" w:rsidRDefault="001116C0" w:rsidP="001116C0">
      <w:pPr>
        <w:spacing w:line="480" w:lineRule="auto"/>
        <w:ind w:right="397"/>
        <w:rPr>
          <w:rFonts w:eastAsia="DFKai-SB"/>
          <w:lang w:eastAsia="zh-TW"/>
        </w:rPr>
      </w:pPr>
      <w:r w:rsidRPr="00A54453">
        <w:rPr>
          <w:rFonts w:eastAsia="DFKai-SB"/>
          <w:lang w:eastAsia="zh-TW"/>
        </w:rPr>
        <w:tab/>
      </w:r>
    </w:p>
    <w:p w14:paraId="4A10236E" w14:textId="24BAB41C" w:rsidR="001116C0" w:rsidRPr="00333E67" w:rsidRDefault="001116C0" w:rsidP="001116C0">
      <w:pPr>
        <w:spacing w:line="480" w:lineRule="auto"/>
        <w:ind w:right="397"/>
      </w:pPr>
      <w:r>
        <w:rPr>
          <w:rFonts w:eastAsia="DFKai-SB"/>
          <w:lang w:eastAsia="zh-TW"/>
        </w:rPr>
        <w:t xml:space="preserve">We tried </w:t>
      </w:r>
      <w:ins w:id="84" w:author="O'Meara, Brian C [2]" w:date="2019-07-29T12:59:00Z">
        <w:r w:rsidR="007225DF">
          <w:rPr>
            <w:rFonts w:eastAsia="DFKai-SB"/>
            <w:lang w:eastAsia="zh-TW"/>
          </w:rPr>
          <w:t xml:space="preserve">the full set of </w:t>
        </w:r>
      </w:ins>
      <w:del w:id="85" w:author="O'Meara, Brian C [2]" w:date="2019-07-29T12:43:00Z">
        <w:r w:rsidRPr="00A54453" w:rsidDel="001F5DE3">
          <w:rPr>
            <w:rFonts w:eastAsia="DFKai-SB"/>
            <w:lang w:eastAsia="zh-TW"/>
          </w:rPr>
          <w:delText xml:space="preserve">four </w:delText>
        </w:r>
      </w:del>
      <w:ins w:id="86" w:author="O'Meara, Brian C [2]" w:date="2019-07-29T12:43:00Z">
        <w:r w:rsidR="001F5DE3">
          <w:rPr>
            <w:rFonts w:eastAsia="DFKai-SB"/>
            <w:lang w:eastAsia="zh-TW"/>
          </w:rPr>
          <w:t>eight</w:t>
        </w:r>
        <w:r w:rsidR="001F5DE3" w:rsidRPr="00A54453">
          <w:rPr>
            <w:rFonts w:eastAsia="DFKai-SB"/>
            <w:lang w:eastAsia="zh-TW"/>
          </w:rPr>
          <w:t xml:space="preserve"> </w:t>
        </w:r>
      </w:ins>
      <w:r w:rsidRPr="00A54453">
        <w:rPr>
          <w:rFonts w:eastAsia="DFKai-SB"/>
          <w:lang w:eastAsia="zh-TW"/>
        </w:rPr>
        <w:t xml:space="preserve">different </w:t>
      </w:r>
      <w:r>
        <w:rPr>
          <w:rFonts w:eastAsia="DFKai-SB"/>
          <w:lang w:eastAsia="zh-TW"/>
        </w:rPr>
        <w:t xml:space="preserve">types of </w:t>
      </w:r>
      <w:r w:rsidRPr="00A54453">
        <w:rPr>
          <w:rFonts w:eastAsia="DFKai-SB"/>
          <w:lang w:eastAsia="zh-TW"/>
        </w:rPr>
        <w:t>models</w:t>
      </w:r>
      <w:r>
        <w:rPr>
          <w:rFonts w:eastAsia="DFKai-SB"/>
          <w:lang w:eastAsia="zh-TW"/>
        </w:rPr>
        <w:t xml:space="preserve"> for each empirical dataset</w:t>
      </w:r>
      <w:r w:rsidRPr="00A54453">
        <w:rPr>
          <w:rFonts w:eastAsia="DFKai-SB"/>
          <w:lang w:eastAsia="zh-TW"/>
        </w:rPr>
        <w:t xml:space="preserve">. </w:t>
      </w:r>
      <w:del w:id="87" w:author="O'Meara, Brian C [2]" w:date="2019-07-29T12:59:00Z">
        <w:r w:rsidRPr="00A54453" w:rsidDel="007225DF">
          <w:rPr>
            <w:rFonts w:eastAsia="DFKai-SB"/>
            <w:lang w:eastAsia="zh-TW"/>
          </w:rPr>
          <w:delText xml:space="preserve">All fix the gene flow </w:delText>
        </w:r>
        <m:oMath>
          <m:r>
            <m:rPr>
              <m:sty m:val="p"/>
            </m:rPr>
            <w:rPr>
              <w:rFonts w:ascii="Cambria Math" w:hAnsi="Cambria Math"/>
            </w:rPr>
            <m:t>γ</m:t>
          </m:r>
          <m:r>
            <w:rPr>
              <w:rFonts w:ascii="Cambria Math" w:hAnsi="Cambria Math"/>
            </w:rPr>
            <m:t>=0.5</m:t>
          </m:r>
        </m:oMath>
        <w:r w:rsidRPr="00A54453" w:rsidDel="007225DF">
          <w:rPr>
            <w:rFonts w:eastAsia="DFKai-SB"/>
            <w:lang w:eastAsia="zh-TW"/>
          </w:rPr>
          <w:delText xml:space="preserve"> and allow </w:delText>
        </w:r>
        <m:oMath>
          <m:r>
            <w:rPr>
              <w:rFonts w:ascii="Cambria Math" w:hAnsi="Cambria Math"/>
            </w:rPr>
            <m:t>μ</m:t>
          </m:r>
        </m:oMath>
        <w:r w:rsidDel="007225DF">
          <w:delText xml:space="preserve">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7225DF">
          <w:rPr>
            <w:lang w:eastAsia="zh-TW"/>
          </w:rPr>
          <w:delText xml:space="preserve"> to be optimized. </w:delText>
        </w:r>
        <w:r w:rsidRPr="00A54453" w:rsidDel="007225DF">
          <w:rPr>
            <w:lang w:eastAsia="zh-TW"/>
          </w:rPr>
          <w:delText xml:space="preserve">They differ in the settings for mean change in the hybrid </w:delText>
        </w:r>
        <m:oMath>
          <m:r>
            <w:rPr>
              <w:rFonts w:ascii="Cambria Math" w:hAnsi="Cambria Math"/>
            </w:rPr>
            <m:t>β</m:t>
          </m:r>
        </m:oMath>
      </w:del>
      <w:del w:id="88" w:author="O'Meara, Brian C [2]" w:date="2019-07-29T12:43:00Z">
        <w:r w:rsidR="00CA7144" w:rsidDel="00976460">
          <w:rPr>
            <w:lang w:eastAsia="zh-TW"/>
          </w:rPr>
          <w:delText xml:space="preserve"> </w:delText>
        </w:r>
        <w:r w:rsidRPr="00A54453" w:rsidDel="00976460">
          <w:rPr>
            <w:lang w:eastAsia="zh-TW"/>
          </w:rPr>
          <w:delText xml:space="preserve">and </w:delText>
        </w:r>
      </w:del>
      <w:del w:id="89" w:author="O'Meara, Brian C [2]" w:date="2019-07-29T12:59:00Z">
        <w:r w:rsidRPr="00A54453" w:rsidDel="007225DF">
          <w:rPr>
            <w:lang w:eastAsia="zh-TW"/>
          </w:rPr>
          <w:delText xml:space="preserve">the hybrid variation at formation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7225DF">
          <w:rPr>
            <w:lang w:eastAsia="zh-TW"/>
          </w:rPr>
          <w:delText xml:space="preserve">. </w:delText>
        </w:r>
      </w:del>
      <w:del w:id="90" w:author="O'Meara, Brian C [2]" w:date="2019-07-29T12:43:00Z">
        <w:r w:rsidRPr="00A54453" w:rsidDel="00976460">
          <w:rPr>
            <w:lang w:eastAsia="zh-TW"/>
          </w:rPr>
          <w:delText xml:space="preserve">Model 1 </w:delText>
        </w:r>
      </w:del>
      <w:del w:id="91" w:author="O'Meara, Brian C [2]" w:date="2019-07-29T12:59:00Z">
        <w:r w:rsidRPr="00A54453" w:rsidDel="007225DF">
          <w:rPr>
            <w:lang w:eastAsia="zh-TW"/>
          </w:rPr>
          <w:delText xml:space="preserve">fixes </w:delText>
        </w:r>
        <m:oMath>
          <m:r>
            <w:rPr>
              <w:rFonts w:ascii="Cambria Math" w:hAnsi="Cambria Math"/>
            </w:rPr>
            <m:t>β</m:t>
          </m:r>
        </m:oMath>
        <w:r w:rsidRPr="00A54453" w:rsidDel="007225DF">
          <w:delText xml:space="preserve"> at 1 </w:delText>
        </w:r>
      </w:del>
      <w:moveToRangeStart w:id="92" w:author="O'Meara, Brian C [2]" w:date="2019-07-29T12:45:00Z" w:name="move15296764"/>
      <w:moveTo w:id="93" w:author="O'Meara, Brian C [2]" w:date="2019-07-29T12:45:00Z">
        <w:r w:rsidR="00976460">
          <w:t>For tobacco, there are no good ways to get non-phylogenetic predictions of SE (the original paper just reports means) so we used SE fixed at zero and estimated as free only.</w:t>
        </w:r>
      </w:moveTo>
      <w:moveToRangeEnd w:id="92"/>
      <w:ins w:id="94" w:author="O'Meara, Brian C [2]" w:date="2019-07-29T12:45:00Z">
        <w:r w:rsidR="00976460">
          <w:t xml:space="preserve"> </w:t>
        </w:r>
      </w:ins>
      <w:del w:id="95" w:author="O'Meara, Brian C [2]" w:date="2019-07-29T12:45:00Z">
        <w:r w:rsidRPr="00A54453" w:rsidDel="00976460">
          <w:delText xml:space="preserve">but allows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to vary;</w:delText>
        </w:r>
        <w:r w:rsidRPr="00A54453" w:rsidDel="00976460">
          <w:rPr>
            <w:lang w:eastAsia="zh-TW"/>
          </w:rPr>
          <w:delText xml:space="preserve"> Model 2 allows </w:delText>
        </w:r>
        <m:oMath>
          <m:r>
            <w:rPr>
              <w:rFonts w:ascii="Cambria Math" w:hAnsi="Cambria Math"/>
            </w:rPr>
            <m:t>β</m:t>
          </m:r>
        </m:oMath>
        <w:r w:rsidRPr="00A54453" w:rsidDel="00976460">
          <w:delText xml:space="preserve"> to vary but fixes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model 3 fixes </w:delText>
        </w:r>
        <m:oMath>
          <m:r>
            <w:rPr>
              <w:rFonts w:ascii="Cambria Math" w:hAnsi="Cambria Math"/>
            </w:rPr>
            <m:t>β</m:t>
          </m:r>
        </m:oMath>
        <w:r w:rsidRPr="00A54453" w:rsidDel="00976460">
          <w:delText xml:space="preserve"> at 1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and model 4 allows both to vary. </w:delText>
        </w:r>
      </w:del>
      <w:r>
        <w:t>For the cichlid dataset</w:t>
      </w:r>
      <w:ins w:id="96" w:author="O'Meara, Brian C [2]" w:date="2019-07-29T12:45:00Z">
        <w:r w:rsidR="00976460">
          <w:t>, where we have empirical estimates of SE, w</w:t>
        </w:r>
      </w:ins>
      <w:ins w:id="97" w:author="O'Meara, Brian C [2]" w:date="2019-07-29T12:46:00Z">
        <w:r w:rsidR="00976460">
          <w:t xml:space="preserve">e tried eight models that ignored these estimates (half of which had fixed SE of 0, half of which estimated it) and eight models that incorporated this (half of which had an additional fixed SE of 0, half of which estimated additional SE on top of what </w:t>
        </w:r>
      </w:ins>
      <w:ins w:id="98" w:author="O'Meara, Brian C [2]" w:date="2019-07-29T12:47:00Z">
        <w:r w:rsidR="00976460">
          <w:t>was inferred from the museum specimens</w:t>
        </w:r>
      </w:ins>
      <w:ins w:id="99" w:author="O'Meara, Brian C [2]" w:date="2019-07-29T12:46:00Z">
        <w:r w:rsidR="00976460">
          <w:t>)</w:t>
        </w:r>
      </w:ins>
      <w:ins w:id="100" w:author="O'Meara, Brian C [2]" w:date="2019-07-29T12:47:00Z">
        <w:r w:rsidR="00976460">
          <w:t xml:space="preserve">. </w:t>
        </w:r>
      </w:ins>
      <w:del w:id="101" w:author="O'Meara, Brian C [2]" w:date="2019-07-29T12:45:00Z">
        <w:r w:rsidDel="00976460">
          <w:delText xml:space="preserve">, </w:delText>
        </w:r>
      </w:del>
      <w:del w:id="102" w:author="O'Meara, Brian C [2]" w:date="2019-07-29T12:47:00Z">
        <w:r w:rsidDel="00976460">
          <w:delText xml:space="preserve">we tried each of these models with three settings for SE: fixed at zero, estimated as a free parameter, and predicted from museum samples. </w:delText>
        </w:r>
      </w:del>
      <w:moveFromRangeStart w:id="103" w:author="O'Meara, Brian C [2]" w:date="2019-07-29T12:45:00Z" w:name="move15296764"/>
      <w:moveFrom w:id="104" w:author="O'Meara, Brian C [2]" w:date="2019-07-29T12:45:00Z">
        <w:del w:id="105" w:author="O'Meara, Brian C [2]" w:date="2019-07-29T12:47:00Z">
          <w:r w:rsidDel="00976460">
            <w:delText xml:space="preserve">For tobacco, there are no good ways to get non-phylogenetic predictions of SE (the original paper just reports means) so we used SE fixed at zero and estimated as free only. </w:delText>
          </w:r>
        </w:del>
      </w:moveFrom>
      <w:moveFromRangeEnd w:id="103"/>
      <w:del w:id="106" w:author="O'Meara, Brian C [2]" w:date="2019-07-29T12:47:00Z">
        <w:r w:rsidDel="00976460">
          <w:delText>For the cichlid dataset, 5000 points were sampled in a Latin hypercube design centered on estimates from the empirical dataset and the best of these used to start optimization</w:delText>
        </w:r>
        <w:r w:rsidR="00985F3E" w:rsidDel="00976460">
          <w:delText xml:space="preserve"> for searching maximum likelihood estimates of parameters</w:delText>
        </w:r>
        <w:r w:rsidDel="00976460">
          <w:delTex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delText>
        </w:r>
      </w:del>
    </w:p>
    <w:p w14:paraId="682BFD4A" w14:textId="77777777" w:rsidR="001116C0" w:rsidRDefault="001116C0" w:rsidP="001116C0">
      <w:pPr>
        <w:spacing w:line="480" w:lineRule="auto"/>
        <w:outlineLvl w:val="0"/>
        <w:rPr>
          <w:b/>
          <w:lang w:eastAsia="zh-TW"/>
        </w:rPr>
      </w:pPr>
    </w:p>
    <w:p w14:paraId="7AA0EC60" w14:textId="77777777" w:rsidR="001116C0" w:rsidRDefault="001116C0" w:rsidP="001116C0">
      <w:pPr>
        <w:spacing w:line="480" w:lineRule="auto"/>
        <w:ind w:right="397"/>
        <w:rPr>
          <w:rFonts w:eastAsia="DFKai-SB"/>
          <w:i/>
          <w:lang w:eastAsia="zh-TW"/>
        </w:rPr>
      </w:pPr>
      <w:r w:rsidRPr="000912D9">
        <w:rPr>
          <w:rFonts w:eastAsia="DFKai-SB"/>
          <w:i/>
          <w:lang w:eastAsia="zh-TW"/>
        </w:rPr>
        <w:t>Adaptive confidence intervals sampling</w:t>
      </w:r>
    </w:p>
    <w:p w14:paraId="0A991FAE" w14:textId="153C4E6E" w:rsidR="001116C0" w:rsidRDefault="001116C0" w:rsidP="001116C0">
      <w:pPr>
        <w:spacing w:line="480" w:lineRule="auto"/>
        <w:ind w:right="397"/>
        <w:rPr>
          <w:rFonts w:eastAsia="DFKai-SB"/>
          <w:lang w:eastAsia="zh-TW"/>
        </w:rPr>
      </w:pPr>
      <w:r>
        <w:rPr>
          <w:rFonts w:eastAsia="DFKai-SB"/>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eastAsia="DFKai-SB"/>
          <w:lang w:eastAsia="zh-TW"/>
        </w:rPr>
        <w:t>Pawitan</w:t>
      </w:r>
      <w:proofErr w:type="spellEnd"/>
      <w:r>
        <w:rPr>
          <w:rFonts w:eastAsia="DFKai-SB"/>
          <w:lang w:eastAsia="zh-TW"/>
        </w:rPr>
        <w:t xml:space="preserve"> 2013). A different approach, advanced by Edwards (1992) is to look at a confidence region of all points that generate a log likelihood within a certain range (often, set to be a d</w:t>
      </w:r>
      <w:r w:rsidR="00985F3E">
        <w:rPr>
          <w:rFonts w:eastAsia="DFKai-SB"/>
          <w:lang w:eastAsia="zh-TW"/>
        </w:rPr>
        <w:t>ifference</w:t>
      </w:r>
      <w:r>
        <w:rPr>
          <w:rFonts w:eastAsia="DFKai-SB"/>
          <w:lang w:eastAsia="zh-TW"/>
        </w:rPr>
        <w:t xml:space="preserve"> </w:t>
      </w:r>
      <w:r w:rsidR="00985F3E">
        <w:rPr>
          <w:rFonts w:eastAsia="DFKai-SB"/>
          <w:lang w:eastAsia="zh-TW"/>
        </w:rPr>
        <w:t>within</w:t>
      </w:r>
      <w:r>
        <w:rPr>
          <w:rFonts w:eastAsia="DFKai-SB"/>
          <w:lang w:eastAsia="zh-TW"/>
        </w:rPr>
        <w:t xml:space="preserve"> 2 log likelihood units) of the maximum likelihood. One approach to calculate this </w:t>
      </w:r>
      <w:r>
        <w:rPr>
          <w:rFonts w:eastAsia="DFKai-SB"/>
          <w:lang w:eastAsia="zh-TW"/>
        </w:rPr>
        <w:lastRenderedPageBreak/>
        <w:t xml:space="preserve">would be to vary each parameter on its own while holding the others constant. This is convenient and fast to </w:t>
      </w:r>
      <w:proofErr w:type="gramStart"/>
      <w:r>
        <w:rPr>
          <w:rFonts w:eastAsia="DFKai-SB"/>
          <w:lang w:eastAsia="zh-TW"/>
        </w:rPr>
        <w:t>implement, but</w:t>
      </w:r>
      <w:proofErr w:type="gramEnd"/>
      <w:r>
        <w:rPr>
          <w:rFonts w:eastAsia="DFKai-SB"/>
          <w:lang w:eastAsia="zh-TW"/>
        </w:rPr>
        <w:t xml:space="preserve"> can result in artificially small confidence intervals. For example, if two parameters </w:t>
      </w:r>
      <w:r>
        <w:rPr>
          <w:rFonts w:eastAsia="DFKai-SB"/>
          <w:i/>
          <w:lang w:eastAsia="zh-TW"/>
        </w:rPr>
        <w:t>a</w:t>
      </w:r>
      <w:r>
        <w:rPr>
          <w:rFonts w:eastAsia="DFKai-SB"/>
          <w:lang w:eastAsia="zh-TW"/>
        </w:rPr>
        <w:t xml:space="preserve"> and </w:t>
      </w:r>
      <w:r>
        <w:rPr>
          <w:rFonts w:eastAsia="DFKai-SB"/>
          <w:i/>
          <w:lang w:eastAsia="zh-TW"/>
        </w:rPr>
        <w:t>b</w:t>
      </w:r>
      <w:r>
        <w:rPr>
          <w:rFonts w:eastAsia="DFKai-SB"/>
          <w:lang w:eastAsia="zh-TW"/>
        </w:rPr>
        <w:t xml:space="preserve"> covary such that the likelihood is the same as long as </w:t>
      </w:r>
      <m:oMath>
        <m:r>
          <w:rPr>
            <w:rFonts w:ascii="Cambria Math" w:eastAsia="DFKai-SB" w:hAnsi="Cambria Math"/>
            <w:lang w:eastAsia="zh-TW"/>
          </w:rPr>
          <m:t>a=0.7b</m:t>
        </m:r>
      </m:oMath>
      <w:r>
        <w:rPr>
          <w:rFonts w:eastAsia="DFKai-SB"/>
          <w:lang w:eastAsia="zh-TW"/>
        </w:rPr>
        <w:t xml:space="preserve">, the likelihood changing just </w:t>
      </w:r>
      <w:r>
        <w:rPr>
          <w:rFonts w:eastAsia="DFKai-SB"/>
          <w:i/>
          <w:lang w:eastAsia="zh-TW"/>
        </w:rPr>
        <w:t>a</w:t>
      </w:r>
      <w:r>
        <w:rPr>
          <w:rFonts w:eastAsia="DFKai-SB"/>
          <w:lang w:eastAsia="zh-TW"/>
        </w:rPr>
        <w:t xml:space="preserve"> or just</w:t>
      </w:r>
      <w:r>
        <w:rPr>
          <w:rFonts w:eastAsia="DFKai-SB"/>
          <w:i/>
          <w:lang w:eastAsia="zh-TW"/>
        </w:rPr>
        <w:t xml:space="preserve"> b</w:t>
      </w:r>
      <w:r>
        <w:rPr>
          <w:rFonts w:eastAsia="DFKai-SB"/>
          <w:lang w:eastAsia="zh-TW"/>
        </w:rPr>
        <w:t xml:space="preserve"> would drop off very quickly, but there is a ridge containing a wide array of </w:t>
      </w:r>
      <w:r>
        <w:rPr>
          <w:rFonts w:eastAsia="DFKai-SB"/>
          <w:i/>
          <w:lang w:eastAsia="zh-TW"/>
        </w:rPr>
        <w:t xml:space="preserve">a </w:t>
      </w:r>
      <w:r>
        <w:rPr>
          <w:rFonts w:eastAsia="DFKai-SB"/>
          <w:lang w:eastAsia="zh-TW"/>
        </w:rPr>
        <w:t xml:space="preserve">and </w:t>
      </w:r>
      <w:r>
        <w:rPr>
          <w:rFonts w:eastAsia="DFKai-SB"/>
          <w:i/>
          <w:lang w:eastAsia="zh-TW"/>
        </w:rPr>
        <w:t xml:space="preserve">b </w:t>
      </w:r>
      <w:r>
        <w:rPr>
          <w:rFonts w:eastAsia="DFKai-SB"/>
          <w:lang w:eastAsia="zh-TW"/>
        </w:rPr>
        <w:t xml:space="preserve">values that would not affect the likelihood. Thus, we chose to examine varying all parameters at once, so that if there is a ridge or other structure for the likelihood </w:t>
      </w:r>
      <w:proofErr w:type="gramStart"/>
      <w:r>
        <w:rPr>
          <w:rFonts w:eastAsia="DFKai-SB"/>
          <w:lang w:eastAsia="zh-TW"/>
        </w:rPr>
        <w:t>surface</w:t>
      </w:r>
      <w:proofErr w:type="gramEnd"/>
      <w:r>
        <w:rPr>
          <w:rFonts w:eastAsia="DFKai-SB"/>
          <w:lang w:eastAsia="zh-TW"/>
        </w:rPr>
        <w:t xml:space="preserv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w:t>
      </w:r>
      <w:ins w:id="107" w:author="O'Meara, Brian C" w:date="2018-07-23T15:28:00Z">
        <w:r w:rsidR="00337B66">
          <w:rPr>
            <w:rFonts w:eastAsia="DFKai-SB"/>
            <w:lang w:eastAsia="zh-TW"/>
          </w:rPr>
          <w:t>d</w:t>
        </w:r>
      </w:ins>
      <w:r>
        <w:rPr>
          <w:rFonts w:eastAsia="DFKai-SB"/>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108" w:author="O'Meara, Brian C" w:date="2018-07-24T11:23:00Z">
        <w:r w:rsidR="00E11DA9">
          <w:rPr>
            <w:rFonts w:eastAsia="DFKai-SB"/>
            <w:lang w:eastAsia="zh-TW"/>
          </w:rPr>
          <w:t xml:space="preserve">This procedure has also been adopted in </w:t>
        </w:r>
        <w:proofErr w:type="spellStart"/>
        <w:r w:rsidR="00E11DA9">
          <w:rPr>
            <w:rFonts w:eastAsia="DFKai-SB"/>
            <w:lang w:eastAsia="zh-TW"/>
          </w:rPr>
          <w:t>hisse</w:t>
        </w:r>
        <w:proofErr w:type="spellEnd"/>
        <w:r w:rsidR="00E11DA9">
          <w:rPr>
            <w:rFonts w:eastAsia="DFKai-SB"/>
            <w:lang w:eastAsia="zh-TW"/>
          </w:rPr>
          <w:t xml:space="preserve"> (Beaulieu and O’Meara, 2016) but was developed first for this paper.</w:t>
        </w:r>
      </w:ins>
    </w:p>
    <w:p w14:paraId="1F4FCC4C" w14:textId="77777777" w:rsidR="00985F3E" w:rsidRDefault="00985F3E" w:rsidP="001116C0">
      <w:pPr>
        <w:spacing w:line="480" w:lineRule="auto"/>
        <w:outlineLvl w:val="0"/>
        <w:rPr>
          <w:b/>
          <w:lang w:eastAsia="zh-TW"/>
        </w:rPr>
      </w:pPr>
    </w:p>
    <w:p w14:paraId="3A21E693" w14:textId="77777777" w:rsidR="001116C0" w:rsidRDefault="001116C0" w:rsidP="001116C0">
      <w:pPr>
        <w:spacing w:line="480" w:lineRule="auto"/>
        <w:ind w:right="397"/>
        <w:rPr>
          <w:rFonts w:eastAsia="DFKai-SB"/>
          <w:lang w:eastAsia="zh-TW"/>
        </w:rPr>
      </w:pPr>
      <w:r>
        <w:rPr>
          <w:rFonts w:eastAsia="DFKai-SB"/>
          <w:i/>
          <w:lang w:eastAsia="zh-TW"/>
        </w:rPr>
        <w:lastRenderedPageBreak/>
        <w:t>Software and Data</w:t>
      </w:r>
    </w:p>
    <w:p w14:paraId="2C016AE2" w14:textId="0FA026DD" w:rsidR="008C03DD" w:rsidRPr="008C03DD" w:rsidRDefault="001116C0" w:rsidP="008C03DD">
      <w:pPr>
        <w:rPr>
          <w:ins w:id="109" w:author="O'Meara, Brian C [2]" w:date="2019-07-29T12:53:00Z"/>
        </w:rPr>
      </w:pPr>
      <w:r>
        <w:rPr>
          <w:rFonts w:eastAsia="DFKai-SB"/>
          <w:lang w:eastAsia="zh-TW"/>
        </w:rPr>
        <w:t xml:space="preserve">We have implemented this model in R (R team 2015) in the </w:t>
      </w:r>
      <w:proofErr w:type="spellStart"/>
      <w:r>
        <w:rPr>
          <w:rFonts w:eastAsia="DFKai-SB"/>
          <w:i/>
          <w:lang w:eastAsia="zh-TW"/>
        </w:rPr>
        <w:t>BMhyb</w:t>
      </w:r>
      <w:proofErr w:type="spellEnd"/>
      <w:r>
        <w:rPr>
          <w:rFonts w:eastAsia="DFKai-SB"/>
          <w:lang w:eastAsia="zh-TW"/>
        </w:rPr>
        <w:t xml:space="preserve"> package (on CRAN). It is open source, and includes functions for fitting models on networks, visualizing gene flow on networks, and even simulating random networks. It uses functions or code from </w:t>
      </w:r>
      <w:r w:rsidRPr="00A54453">
        <w:rPr>
          <w:rFonts w:eastAsia="DFKai-SB"/>
          <w:i/>
          <w:lang w:eastAsia="zh-TW"/>
        </w:rPr>
        <w:t>Geiger</w:t>
      </w:r>
      <w:r w:rsidRPr="00A54453">
        <w:rPr>
          <w:rFonts w:eastAsia="DFKai-SB"/>
          <w:lang w:eastAsia="zh-TW"/>
        </w:rPr>
        <w:t xml:space="preserve"> (Harmon et al</w:t>
      </w:r>
      <w:r>
        <w:rPr>
          <w:rFonts w:eastAsia="DFKai-SB"/>
          <w:lang w:eastAsia="zh-TW"/>
        </w:rPr>
        <w:t>.</w:t>
      </w:r>
      <w:r w:rsidRPr="00A54453">
        <w:rPr>
          <w:rFonts w:eastAsia="DFKai-SB"/>
          <w:lang w:eastAsia="zh-TW"/>
        </w:rPr>
        <w:t xml:space="preserve"> 2008)</w:t>
      </w:r>
      <w:r>
        <w:rPr>
          <w:rFonts w:eastAsia="DFKai-SB"/>
          <w:lang w:eastAsia="zh-TW"/>
        </w:rPr>
        <w:t xml:space="preserve">, </w:t>
      </w:r>
      <w:proofErr w:type="spellStart"/>
      <w:r w:rsidRPr="00A54453">
        <w:rPr>
          <w:rFonts w:eastAsia="DFKai-SB"/>
          <w:i/>
          <w:lang w:eastAsia="zh-TW"/>
        </w:rPr>
        <w:t>phytools</w:t>
      </w:r>
      <w:proofErr w:type="spellEnd"/>
      <w:r w:rsidRPr="00A54453">
        <w:rPr>
          <w:rFonts w:eastAsia="DFKai-SB"/>
          <w:lang w:eastAsia="zh-TW"/>
        </w:rPr>
        <w:t xml:space="preserve"> (Revell 2012)</w:t>
      </w:r>
      <w:r>
        <w:rPr>
          <w:rFonts w:eastAsia="DFKai-SB"/>
          <w:lang w:eastAsia="zh-TW"/>
        </w:rPr>
        <w:t xml:space="preserve">, </w:t>
      </w:r>
      <w:proofErr w:type="spellStart"/>
      <w:r w:rsidRPr="00333E67">
        <w:rPr>
          <w:rFonts w:eastAsia="DFKai-SB"/>
          <w:i/>
          <w:lang w:eastAsia="zh-TW"/>
        </w:rPr>
        <w:t>TreeSim</w:t>
      </w:r>
      <w:proofErr w:type="spellEnd"/>
      <w:r>
        <w:rPr>
          <w:rFonts w:eastAsia="DFKai-SB"/>
          <w:lang w:eastAsia="zh-TW"/>
        </w:rPr>
        <w:t xml:space="preserve"> (Stadler 2014), </w:t>
      </w:r>
      <w:r w:rsidRPr="00333E67">
        <w:rPr>
          <w:rFonts w:eastAsia="DFKai-SB"/>
          <w:i/>
          <w:lang w:eastAsia="zh-TW"/>
        </w:rPr>
        <w:t>ape</w:t>
      </w:r>
      <w:r>
        <w:rPr>
          <w:rFonts w:eastAsia="DFKai-SB"/>
          <w:lang w:eastAsia="zh-TW"/>
        </w:rPr>
        <w:t xml:space="preserve"> (Paradis 2004)</w:t>
      </w:r>
      <w:ins w:id="110" w:author="O'Meara, Brian C [2]" w:date="2019-07-29T12:48:00Z">
        <w:r w:rsidR="006126D1">
          <w:rPr>
            <w:rFonts w:eastAsia="DFKai-SB"/>
            <w:lang w:eastAsia="zh-TW"/>
          </w:rPr>
          <w:t xml:space="preserve">, </w:t>
        </w:r>
        <w:proofErr w:type="spellStart"/>
        <w:r w:rsidR="006126D1">
          <w:rPr>
            <w:rFonts w:eastAsia="DFKai-SB"/>
            <w:lang w:eastAsia="zh-TW"/>
          </w:rPr>
          <w:t>akima</w:t>
        </w:r>
        <w:proofErr w:type="spellEnd"/>
        <w:r w:rsidR="006126D1">
          <w:rPr>
            <w:rFonts w:eastAsia="DFKai-SB"/>
            <w:lang w:eastAsia="zh-TW"/>
          </w:rPr>
          <w:t xml:space="preserve"> (___), </w:t>
        </w:r>
        <w:proofErr w:type="spellStart"/>
        <w:r w:rsidR="006126D1">
          <w:rPr>
            <w:rFonts w:eastAsia="DFKai-SB"/>
            <w:lang w:eastAsia="zh-TW"/>
          </w:rPr>
          <w:t>corpcor</w:t>
        </w:r>
        <w:proofErr w:type="spellEnd"/>
        <w:r w:rsidR="006126D1">
          <w:rPr>
            <w:rFonts w:eastAsia="DFKai-SB"/>
            <w:lang w:eastAsia="zh-TW"/>
          </w:rPr>
          <w:t xml:space="preserve"> (</w:t>
        </w:r>
      </w:ins>
      <w:ins w:id="111" w:author="O'Meara, Brian C [2]" w:date="2019-07-29T12:49:00Z">
        <w:r w:rsidR="006126D1">
          <w:rPr>
            <w:rFonts w:eastAsia="DFKai-SB"/>
            <w:lang w:eastAsia="zh-TW"/>
          </w:rPr>
          <w:t xml:space="preserve">___), </w:t>
        </w:r>
        <w:proofErr w:type="spellStart"/>
        <w:r w:rsidR="006126D1">
          <w:rPr>
            <w:rFonts w:eastAsia="DFKai-SB"/>
            <w:lang w:eastAsia="zh-TW"/>
          </w:rPr>
          <w:t>mvtnorm</w:t>
        </w:r>
        <w:proofErr w:type="spellEnd"/>
        <w:r w:rsidR="006126D1">
          <w:rPr>
            <w:rFonts w:eastAsia="DFKai-SB"/>
            <w:lang w:eastAsia="zh-TW"/>
          </w:rPr>
          <w:t xml:space="preserve"> (___), methods (___), </w:t>
        </w:r>
        <w:proofErr w:type="spellStart"/>
        <w:r w:rsidR="006126D1">
          <w:rPr>
            <w:rFonts w:eastAsia="DFKai-SB"/>
            <w:lang w:eastAsia="zh-TW"/>
          </w:rPr>
          <w:t>lhs</w:t>
        </w:r>
        <w:proofErr w:type="spellEnd"/>
        <w:r w:rsidR="006126D1">
          <w:rPr>
            <w:rFonts w:eastAsia="DFKai-SB"/>
            <w:lang w:eastAsia="zh-TW"/>
          </w:rPr>
          <w:t xml:space="preserve"> (___), </w:t>
        </w:r>
        <w:proofErr w:type="spellStart"/>
        <w:r w:rsidR="006126D1">
          <w:rPr>
            <w:rFonts w:eastAsia="DFKai-SB"/>
            <w:lang w:eastAsia="zh-TW"/>
          </w:rPr>
          <w:t>viridis</w:t>
        </w:r>
        <w:proofErr w:type="spellEnd"/>
        <w:r w:rsidR="006126D1">
          <w:rPr>
            <w:rFonts w:eastAsia="DFKai-SB"/>
            <w:lang w:eastAsia="zh-TW"/>
          </w:rPr>
          <w:t xml:space="preserve"> (___), Matrix (___), </w:t>
        </w:r>
        <w:proofErr w:type="spellStart"/>
        <w:r w:rsidR="006126D1">
          <w:rPr>
            <w:rFonts w:eastAsia="DFKai-SB"/>
            <w:lang w:eastAsia="zh-TW"/>
          </w:rPr>
          <w:t>DEoptim</w:t>
        </w:r>
        <w:proofErr w:type="spellEnd"/>
        <w:r w:rsidR="006126D1">
          <w:rPr>
            <w:rFonts w:eastAsia="DFKai-SB"/>
            <w:lang w:eastAsia="zh-TW"/>
          </w:rPr>
          <w:t xml:space="preserve"> (___), </w:t>
        </w:r>
        <w:proofErr w:type="spellStart"/>
        <w:r w:rsidR="006126D1">
          <w:rPr>
            <w:rFonts w:eastAsia="DFKai-SB"/>
            <w:lang w:eastAsia="zh-TW"/>
          </w:rPr>
          <w:t>igraph</w:t>
        </w:r>
        <w:proofErr w:type="spellEnd"/>
        <w:r w:rsidR="006126D1">
          <w:rPr>
            <w:rFonts w:eastAsia="DFKai-SB"/>
            <w:lang w:eastAsia="zh-TW"/>
          </w:rPr>
          <w:t xml:space="preserve"> (__), </w:t>
        </w:r>
      </w:ins>
      <w:proofErr w:type="spellStart"/>
      <w:ins w:id="112" w:author="O'Meara, Brian C [2]" w:date="2019-07-29T12:56:00Z">
        <w:r w:rsidR="0052154F">
          <w:rPr>
            <w:rFonts w:eastAsia="DFKai-SB"/>
            <w:lang w:eastAsia="zh-TW"/>
          </w:rPr>
          <w:t>optim</w:t>
        </w:r>
        <w:proofErr w:type="spellEnd"/>
        <w:r w:rsidR="0052154F">
          <w:rPr>
            <w:rFonts w:eastAsia="DFKai-SB"/>
            <w:lang w:eastAsia="zh-TW"/>
          </w:rPr>
          <w:t xml:space="preserve"> (   ), </w:t>
        </w:r>
      </w:ins>
      <w:ins w:id="113" w:author="O'Meara, Brian C [2]" w:date="2019-07-29T12:49:00Z">
        <w:r w:rsidR="006126D1">
          <w:rPr>
            <w:rFonts w:eastAsia="DFKai-SB"/>
            <w:lang w:eastAsia="zh-TW"/>
          </w:rPr>
          <w:t xml:space="preserve">MASS (___), </w:t>
        </w:r>
        <w:proofErr w:type="spellStart"/>
        <w:r w:rsidR="006126D1">
          <w:rPr>
            <w:rFonts w:eastAsia="DFKai-SB"/>
            <w:lang w:eastAsia="zh-TW"/>
          </w:rPr>
          <w:t>grDevices</w:t>
        </w:r>
        <w:proofErr w:type="spellEnd"/>
        <w:r w:rsidR="006126D1">
          <w:rPr>
            <w:rFonts w:eastAsia="DFKai-SB"/>
            <w:lang w:eastAsia="zh-TW"/>
          </w:rPr>
          <w:t xml:space="preserve"> (__), ggplot2 (</w:t>
        </w:r>
      </w:ins>
      <w:ins w:id="114" w:author="O'Meara, Brian C [2]" w:date="2019-07-29T12:50:00Z">
        <w:r w:rsidR="006126D1">
          <w:rPr>
            <w:rFonts w:eastAsia="DFKai-SB"/>
            <w:lang w:eastAsia="zh-TW"/>
          </w:rPr>
          <w:t xml:space="preserve">___), </w:t>
        </w:r>
        <w:proofErr w:type="spellStart"/>
        <w:r w:rsidR="006126D1">
          <w:rPr>
            <w:rFonts w:eastAsia="DFKai-SB"/>
            <w:lang w:eastAsia="zh-TW"/>
          </w:rPr>
          <w:t>cowplot</w:t>
        </w:r>
        <w:proofErr w:type="spellEnd"/>
        <w:r w:rsidR="006126D1">
          <w:rPr>
            <w:rFonts w:eastAsia="DFKai-SB"/>
            <w:lang w:eastAsia="zh-TW"/>
          </w:rPr>
          <w:t xml:space="preserve"> (___), graphics (___), stats (__), </w:t>
        </w:r>
      </w:ins>
      <w:proofErr w:type="spellStart"/>
      <w:ins w:id="115" w:author="O'Meara, Brian C [2]" w:date="2019-07-29T12:51:00Z">
        <w:r w:rsidR="006126D1">
          <w:rPr>
            <w:rFonts w:eastAsia="DFKai-SB"/>
            <w:lang w:eastAsia="zh-TW"/>
          </w:rPr>
          <w:t>metR</w:t>
        </w:r>
        <w:proofErr w:type="spellEnd"/>
        <w:r w:rsidR="006126D1">
          <w:rPr>
            <w:rFonts w:eastAsia="DFKai-SB"/>
            <w:lang w:eastAsia="zh-TW"/>
          </w:rPr>
          <w:t xml:space="preserve"> (___), parallel (___), </w:t>
        </w:r>
      </w:ins>
      <w:ins w:id="116" w:author="O'Meara, Brian C [2]" w:date="2019-07-29T12:52:00Z">
        <w:r w:rsidR="006126D1">
          <w:rPr>
            <w:rFonts w:eastAsia="DFKai-SB"/>
            <w:lang w:eastAsia="zh-TW"/>
          </w:rPr>
          <w:t xml:space="preserve">and </w:t>
        </w:r>
      </w:ins>
      <w:proofErr w:type="spellStart"/>
      <w:ins w:id="117" w:author="O'Meara, Brian C [2]" w:date="2019-07-29T12:51:00Z">
        <w:r w:rsidR="006126D1">
          <w:rPr>
            <w:rFonts w:eastAsia="DFKai-SB"/>
            <w:lang w:eastAsia="zh-TW"/>
          </w:rPr>
          <w:t>plyr</w:t>
        </w:r>
        <w:proofErr w:type="spellEnd"/>
        <w:r w:rsidR="006126D1">
          <w:rPr>
            <w:rFonts w:eastAsia="DFKai-SB"/>
            <w:lang w:eastAsia="zh-TW"/>
          </w:rPr>
          <w:t xml:space="preserve"> (___)</w:t>
        </w:r>
      </w:ins>
      <w:r>
        <w:rPr>
          <w:rFonts w:eastAsia="DFKai-SB"/>
          <w:lang w:eastAsia="zh-TW"/>
        </w:rPr>
        <w:t xml:space="preserve">. </w:t>
      </w:r>
      <w:r>
        <w:rPr>
          <w:lang w:eastAsia="zh-TW"/>
        </w:rPr>
        <w:t>All relevant code and data files in this work can be found at Dryad Digital Repository doi:</w:t>
      </w:r>
      <w:r w:rsidRPr="00251417">
        <w:rPr>
          <w:lang w:eastAsia="zh-TW"/>
        </w:rPr>
        <w:t>10.5061/</w:t>
      </w:r>
      <w:proofErr w:type="spellStart"/>
      <w:r w:rsidRPr="00251417">
        <w:rPr>
          <w:lang w:eastAsia="zh-TW"/>
        </w:rPr>
        <w:t>dryad.</w:t>
      </w:r>
      <w:r w:rsidR="00156E18">
        <w:rPr>
          <w:lang w:eastAsia="zh-TW"/>
        </w:rPr>
        <w:t>xxxx</w:t>
      </w:r>
      <w:proofErr w:type="spellEnd"/>
      <w:ins w:id="118" w:author="O'Meara, Brian C [2]" w:date="2019-07-29T12:52:00Z">
        <w:r w:rsidR="008C03DD">
          <w:rPr>
            <w:lang w:eastAsia="zh-TW"/>
          </w:rPr>
          <w:t xml:space="preserve"> and a history of development and most recent version is at </w:t>
        </w:r>
      </w:ins>
      <w:ins w:id="119" w:author="O'Meara, Brian C [2]" w:date="2019-07-29T12:53:00Z">
        <w:r w:rsidR="008C03DD" w:rsidRPr="008C03DD">
          <w:fldChar w:fldCharType="begin"/>
        </w:r>
        <w:r w:rsidR="008C03DD" w:rsidRPr="008C03DD">
          <w:instrText xml:space="preserve"> HYPERLINK "https://github.com/bomeara/BMhyb" </w:instrText>
        </w:r>
        <w:r w:rsidR="008C03DD" w:rsidRPr="008C03DD">
          <w:fldChar w:fldCharType="separate"/>
        </w:r>
        <w:r w:rsidR="008C03DD" w:rsidRPr="008C03DD">
          <w:rPr>
            <w:color w:val="0000FF"/>
            <w:u w:val="single"/>
          </w:rPr>
          <w:t>https://github.com/bomeara/BMhyb</w:t>
        </w:r>
        <w:r w:rsidR="008C03DD" w:rsidRPr="008C03DD">
          <w:fldChar w:fldCharType="end"/>
        </w:r>
        <w:r w:rsidR="008C03DD">
          <w:t>.</w:t>
        </w:r>
      </w:ins>
    </w:p>
    <w:p w14:paraId="41976281" w14:textId="36F64B4D" w:rsidR="001116C0" w:rsidRPr="00251417" w:rsidRDefault="001E4018" w:rsidP="001116C0">
      <w:pPr>
        <w:spacing w:line="480" w:lineRule="auto"/>
        <w:rPr>
          <w:lang w:eastAsia="zh-TW"/>
        </w:rPr>
      </w:pPr>
      <w:del w:id="120" w:author="O'Meara, Brian C [2]" w:date="2019-07-29T12:52:00Z">
        <w:r w:rsidDel="008C03DD">
          <w:rPr>
            <w:lang w:eastAsia="zh-TW"/>
          </w:rPr>
          <w:delText>.</w:delText>
        </w:r>
      </w:del>
    </w:p>
    <w:p w14:paraId="54779557" w14:textId="77777777" w:rsidR="001116C0" w:rsidRPr="00A54453" w:rsidRDefault="001116C0" w:rsidP="00BF4D8F">
      <w:pPr>
        <w:spacing w:line="480" w:lineRule="auto"/>
        <w:rPr>
          <w:b/>
          <w:lang w:eastAsia="zh-TW"/>
        </w:rPr>
      </w:pPr>
    </w:p>
    <w:p w14:paraId="0AA90D97" w14:textId="77777777" w:rsidR="001116C0" w:rsidRPr="00A54453" w:rsidRDefault="001116C0" w:rsidP="001116C0">
      <w:pPr>
        <w:spacing w:line="480" w:lineRule="auto"/>
        <w:outlineLvl w:val="0"/>
        <w:rPr>
          <w:b/>
        </w:rPr>
      </w:pPr>
      <w:r w:rsidRPr="00A54453">
        <w:rPr>
          <w:b/>
        </w:rPr>
        <w:t>R</w:t>
      </w:r>
      <w:r w:rsidRPr="00A54453">
        <w:rPr>
          <w:b/>
          <w:sz w:val="20"/>
          <w:szCs w:val="20"/>
          <w:lang w:eastAsia="zh-TW"/>
        </w:rPr>
        <w:t>ESULTS</w:t>
      </w:r>
    </w:p>
    <w:p w14:paraId="127B0B50" w14:textId="77777777" w:rsidR="001116C0" w:rsidRPr="00A54453" w:rsidRDefault="001116C0" w:rsidP="001116C0">
      <w:pPr>
        <w:spacing w:line="480" w:lineRule="auto"/>
        <w:outlineLvl w:val="0"/>
        <w:rPr>
          <w:i/>
        </w:rPr>
      </w:pPr>
      <w:r w:rsidRPr="00A54453">
        <w:rPr>
          <w:i/>
        </w:rPr>
        <w:t xml:space="preserve">Simulation for </w:t>
      </w:r>
      <w:r w:rsidRPr="00A54453">
        <w:rPr>
          <w:i/>
          <w:lang w:eastAsia="zh-TW"/>
        </w:rPr>
        <w:t>A</w:t>
      </w:r>
      <w:r w:rsidRPr="00A54453">
        <w:rPr>
          <w:i/>
        </w:rPr>
        <w:t xml:space="preserve">ssessing </w:t>
      </w:r>
      <w:r w:rsidRPr="00A54453">
        <w:rPr>
          <w:i/>
          <w:lang w:eastAsia="zh-TW"/>
        </w:rPr>
        <w:t>G</w:t>
      </w:r>
      <w:r w:rsidRPr="00A54453">
        <w:rPr>
          <w:i/>
        </w:rPr>
        <w:t xml:space="preserve">eneral </w:t>
      </w:r>
      <w:r w:rsidRPr="00A54453">
        <w:rPr>
          <w:i/>
          <w:lang w:eastAsia="zh-TW"/>
        </w:rPr>
        <w:t>P</w:t>
      </w:r>
      <w:r w:rsidRPr="00A54453">
        <w:rPr>
          <w:i/>
        </w:rPr>
        <w:t xml:space="preserve">erformance of </w:t>
      </w:r>
      <w:r w:rsidRPr="00A54453">
        <w:rPr>
          <w:i/>
          <w:lang w:eastAsia="zh-TW"/>
        </w:rPr>
        <w:t>M</w:t>
      </w:r>
      <w:r w:rsidRPr="00A54453">
        <w:rPr>
          <w:i/>
        </w:rPr>
        <w:t>odels</w:t>
      </w:r>
    </w:p>
    <w:p w14:paraId="5350AD21" w14:textId="3533F582" w:rsidR="001116C0" w:rsidRDefault="00C45C13">
      <w:pPr>
        <w:pPrChange w:id="121" w:author="O'Meara, Brian C [2]" w:date="2019-07-29T16:02:00Z">
          <w:pPr>
            <w:spacing w:line="480" w:lineRule="auto"/>
          </w:pPr>
        </w:pPrChange>
      </w:pPr>
      <w:del w:id="122" w:author="O'Meara, Brian C [2]" w:date="2019-07-29T12:54:00Z">
        <w:r w:rsidDel="0052154F">
          <w:rPr>
            <w:lang w:eastAsia="zh-TW"/>
          </w:rPr>
          <w:delText>To estimate parameters, we first did a grid search to find good starting points.</w:delText>
        </w:r>
      </w:del>
      <w:del w:id="123" w:author="O'Meara, Brian C [2]" w:date="2019-07-29T12:56:00Z">
        <w:r w:rsidDel="0052154F">
          <w:rPr>
            <w:lang w:eastAsia="zh-TW"/>
          </w:rPr>
          <w:delText xml:space="preserve"> </w:delText>
        </w:r>
      </w:del>
      <w:del w:id="124" w:author="O'Meara, Brian C [2]" w:date="2019-07-29T13:08:00Z">
        <w:r w:rsidR="00082914" w:rsidDel="00F038D8">
          <w:rPr>
            <w:lang w:eastAsia="zh-TW"/>
          </w:rPr>
          <w:delText xml:space="preserve">This was </w:delText>
        </w:r>
        <w:r w:rsidR="00C46B05" w:rsidDel="00F038D8">
          <w:rPr>
            <w:lang w:eastAsia="zh-TW"/>
          </w:rPr>
          <w:delText>followed by an optimization search and an additional grid search, with optimal points taken from the better of these searches.</w:delText>
        </w:r>
        <w:r w:rsidR="00CD7EF3" w:rsidDel="00F038D8">
          <w:rPr>
            <w:lang w:eastAsia="zh-TW"/>
          </w:rPr>
          <w:delText xml:space="preserve"> </w:delText>
        </w:r>
      </w:del>
      <w:r w:rsidR="0058794C">
        <w:rPr>
          <w:lang w:eastAsia="zh-TW"/>
        </w:rPr>
        <w:t>Results were model averaged for a given simulat</w:t>
      </w:r>
      <w:ins w:id="125" w:author="O'Meara, Brian C [2]" w:date="2019-07-29T13:08:00Z">
        <w:r w:rsidR="00F038D8">
          <w:rPr>
            <w:lang w:eastAsia="zh-TW"/>
          </w:rPr>
          <w:t xml:space="preserve">ed dataset </w:t>
        </w:r>
      </w:ins>
      <w:del w:id="126" w:author="O'Meara, Brian C [2]" w:date="2019-07-29T13:08:00Z">
        <w:r w:rsidR="0058794C" w:rsidDel="00F038D8">
          <w:rPr>
            <w:lang w:eastAsia="zh-TW"/>
          </w:rPr>
          <w:delText xml:space="preserve">ion </w:delText>
        </w:r>
      </w:del>
      <w:r w:rsidR="0058794C">
        <w:rPr>
          <w:lang w:eastAsia="zh-TW"/>
        </w:rPr>
        <w:t xml:space="preserve">using </w:t>
      </w:r>
      <w:proofErr w:type="spellStart"/>
      <w:r w:rsidR="0058794C">
        <w:rPr>
          <w:lang w:eastAsia="zh-TW"/>
        </w:rPr>
        <w:t>AICc</w:t>
      </w:r>
      <w:proofErr w:type="spellEnd"/>
      <w:r w:rsidR="0058794C">
        <w:rPr>
          <w:lang w:eastAsia="zh-TW"/>
        </w:rPr>
        <w:t xml:space="preserve"> weights. </w:t>
      </w:r>
      <w:ins w:id="127" w:author="O'Meara, Brian C [2]" w:date="2019-07-29T16:01:00Z">
        <w:r w:rsidR="00FD0DDD">
          <w:rPr>
            <w:lang w:eastAsia="zh-TW"/>
          </w:rPr>
          <w:t xml:space="preserve">For each of the </w:t>
        </w:r>
        <w:proofErr w:type="spellStart"/>
        <w:r w:rsidR="00FD0DDD">
          <w:rPr>
            <w:lang w:eastAsia="zh-TW"/>
          </w:rPr>
          <w:t>the</w:t>
        </w:r>
        <w:proofErr w:type="spellEnd"/>
        <w:r w:rsidR="00FD0DDD">
          <w:rPr>
            <w:lang w:eastAsia="zh-TW"/>
          </w:rPr>
          <w:t xml:space="preserve"> 72 unique generating model set of parameters, we c</w:t>
        </w:r>
      </w:ins>
      <w:ins w:id="128" w:author="O'Meara, Brian C [2]" w:date="2019-07-29T16:02:00Z">
        <w:r w:rsidR="00FD0DDD">
          <w:rPr>
            <w:lang w:eastAsia="zh-TW"/>
          </w:rPr>
          <w:t>omputed the mean and the standard deviation of the model-averaged parameter estimates for each possible free parameter (</w:t>
        </w:r>
        <w:r w:rsidR="00FD0DDD" w:rsidRPr="00FD0DDD">
          <w:rPr>
            <w:highlight w:val="yellow"/>
            <w:lang w:eastAsia="zh-TW"/>
            <w:rPrChange w:id="129" w:author="O'Meara, Brian C [2]" w:date="2019-07-29T16:02:00Z">
              <w:rPr>
                <w:lang w:eastAsia="zh-TW"/>
              </w:rPr>
            </w:rPrChange>
          </w:rPr>
          <w:t xml:space="preserve">Table </w:t>
        </w:r>
      </w:ins>
      <w:ins w:id="130" w:author="O'Meara, Brian C [2]" w:date="2019-07-30T12:48:00Z">
        <w:r w:rsidR="001E5FFD">
          <w:rPr>
            <w:highlight w:val="yellow"/>
            <w:lang w:eastAsia="zh-TW"/>
          </w:rPr>
          <w:t>1</w:t>
        </w:r>
      </w:ins>
      <w:ins w:id="131" w:author="O'Meara, Brian C [2]" w:date="2019-07-29T16:02:00Z">
        <w:r w:rsidR="00FD0DDD" w:rsidRPr="00FD0DDD">
          <w:rPr>
            <w:highlight w:val="yellow"/>
            <w:lang w:eastAsia="zh-TW"/>
            <w:rPrChange w:id="132" w:author="O'Meara, Brian C [2]" w:date="2019-07-29T16:02:00Z">
              <w:rPr>
                <w:lang w:eastAsia="zh-TW"/>
              </w:rPr>
            </w:rPrChange>
          </w:rPr>
          <w:t xml:space="preserve"> made from </w:t>
        </w:r>
        <w:r w:rsidR="00FD0DDD">
          <w:rPr>
            <w:rFonts w:eastAsia="PMingLiU"/>
            <w:highlight w:val="yellow"/>
          </w:rPr>
          <w:fldChar w:fldCharType="begin"/>
        </w:r>
        <w:r w:rsidR="00FD0DDD">
          <w:rPr>
            <w:rFonts w:eastAsia="PMingLiU"/>
            <w:highlight w:val="yellow"/>
          </w:rPr>
          <w:instrText xml:space="preserve"> HYPERLINK "</w:instrText>
        </w:r>
        <w:r w:rsidR="00FD0DDD" w:rsidRPr="00FD0DDD">
          <w:rPr>
            <w:rFonts w:eastAsia="PMingLiU"/>
            <w:highlight w:val="yellow"/>
            <w:rPrChange w:id="133" w:author="O'Meara, Brian C [2]" w:date="2019-07-29T16:02:00Z">
              <w:rPr>
                <w:rStyle w:val="Hyperlink"/>
                <w:rFonts w:eastAsia="PMingLiU"/>
              </w:rPr>
            </w:rPrChange>
          </w:rPr>
          <w:instrText>https://github.com/bomeara/BMhyb_paper_analyses/tree/master/condor_approach</w:instrText>
        </w:r>
        <w:r w:rsidR="00FD0DDD" w:rsidRPr="00FD0DDD">
          <w:rPr>
            <w:highlight w:val="yellow"/>
            <w:rPrChange w:id="134" w:author="O'Meara, Brian C [2]" w:date="2019-07-29T16:02:00Z">
              <w:rPr/>
            </w:rPrChange>
          </w:rPr>
          <w:instrText>/maketable.R</w:instrText>
        </w:r>
        <w:r w:rsidR="00FD0DDD">
          <w:rPr>
            <w:rFonts w:eastAsia="PMingLiU"/>
            <w:highlight w:val="yellow"/>
          </w:rPr>
          <w:instrText xml:space="preserve">" </w:instrText>
        </w:r>
        <w:r w:rsidR="00FD0DDD">
          <w:rPr>
            <w:rFonts w:eastAsia="PMingLiU"/>
            <w:highlight w:val="yellow"/>
          </w:rPr>
          <w:fldChar w:fldCharType="separate"/>
        </w:r>
        <w:r w:rsidR="00FD0DDD" w:rsidRPr="00363036">
          <w:rPr>
            <w:rStyle w:val="Hyperlink"/>
            <w:rFonts w:eastAsia="PMingLiU"/>
            <w:highlight w:val="yellow"/>
            <w:rPrChange w:id="135" w:author="O'Meara, Brian C [2]" w:date="2019-07-29T16:02:00Z">
              <w:rPr>
                <w:rStyle w:val="Hyperlink"/>
                <w:rFonts w:eastAsia="PMingLiU"/>
              </w:rPr>
            </w:rPrChange>
          </w:rPr>
          <w:t>https://github.com/bomeara/BMhyb_paper_analyses/tree/master/condor_approach</w:t>
        </w:r>
        <w:r w:rsidR="00FD0DDD" w:rsidRPr="00363036">
          <w:rPr>
            <w:rStyle w:val="Hyperlink"/>
            <w:highlight w:val="yellow"/>
            <w:rPrChange w:id="136" w:author="O'Meara, Brian C [2]" w:date="2019-07-29T16:02:00Z">
              <w:rPr/>
            </w:rPrChange>
          </w:rPr>
          <w:t>/maketable.R</w:t>
        </w:r>
        <w:r w:rsidR="00FD0DDD">
          <w:rPr>
            <w:rFonts w:eastAsia="PMingLiU"/>
            <w:highlight w:val="yellow"/>
          </w:rPr>
          <w:fldChar w:fldCharType="end"/>
        </w:r>
        <w:r w:rsidR="00FD0DDD">
          <w:t xml:space="preserve">). </w:t>
        </w:r>
      </w:ins>
      <w:ins w:id="137" w:author="O'Meara, Brian C [2]" w:date="2019-07-29T16:03:00Z">
        <w:r w:rsidR="00702985">
          <w:t xml:space="preserve">Estimates for parameter values tended to be centered on the true value, especially for SE, </w:t>
        </w:r>
      </w:ins>
      <w:ins w:id="138" w:author="O'Meara, Brian C [2]" w:date="2019-07-29T16:04:00Z">
        <w:r w:rsidR="00702985">
          <w:t xml:space="preserve">µ, and </w:t>
        </w:r>
      </w:ins>
      <m:oMath>
        <m:sSup>
          <m:sSupPr>
            <m:ctrlPr>
              <w:ins w:id="139" w:author="O'Meara, Brian C [2]" w:date="2019-07-29T16:05:00Z">
                <w:rPr>
                  <w:rFonts w:ascii="Cambria Math" w:hAnsi="Cambria Math"/>
                  <w:i/>
                </w:rPr>
              </w:ins>
            </m:ctrlPr>
          </m:sSupPr>
          <m:e>
            <m:r>
              <w:ins w:id="140" w:author="O'Meara, Brian C [2]" w:date="2019-07-29T16:05:00Z">
                <w:rPr>
                  <w:rFonts w:ascii="Cambria Math" w:hAnsi="Cambria Math"/>
                </w:rPr>
                <m:t>σ</m:t>
              </w:ins>
            </m:r>
          </m:e>
          <m:sup>
            <m:r>
              <w:ins w:id="141" w:author="O'Meara, Brian C [2]" w:date="2019-07-29T16:05:00Z">
                <w:rPr>
                  <w:rFonts w:ascii="Cambria Math" w:hAnsi="Cambria Math"/>
                </w:rPr>
                <m:t>2</m:t>
              </w:ins>
            </m:r>
          </m:sup>
        </m:sSup>
      </m:oMath>
      <w:ins w:id="142" w:author="O'Meara, Brian C [2]" w:date="2019-07-29T16:05:00Z">
        <w:r w:rsidR="00702985">
          <w:t xml:space="preserve">; estimates of </w:t>
        </w:r>
        <m:oMath>
          <m:r>
            <w:rPr>
              <w:rFonts w:ascii="Cambria Math" w:hAnsi="Cambria Math"/>
            </w:rPr>
            <m:t>β</m:t>
          </m:r>
        </m:oMath>
      </w:ins>
      <w:ins w:id="143" w:author="O'Meara, Brian C [2]" w:date="2019-07-29T16:06:00Z">
        <w:r w:rsidR="00702985">
          <w:t xml:space="preserve"> and especially</w:t>
        </w:r>
      </w:ins>
      <w:ins w:id="144" w:author="O'Meara, Brian C [2]" w:date="2019-07-29T16:05:00Z">
        <w:r w:rsidR="00702985">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ins>
      <w:del w:id="145" w:author="O'Meara, Brian C [2]" w:date="2019-07-29T16:03:00Z">
        <w:r w:rsidR="00E325B8" w:rsidDel="00702985">
          <w:rPr>
            <w:rFonts w:eastAsia="DFKai-SB"/>
            <w:lang w:eastAsia="zh-TW"/>
          </w:rPr>
          <w:delText>To examine parameter values, w</w:delText>
        </w:r>
        <w:r w:rsidR="00E325B8" w:rsidRPr="00A54453" w:rsidDel="00702985">
          <w:rPr>
            <w:rFonts w:eastAsia="DFKai-SB"/>
            <w:lang w:eastAsia="zh-TW"/>
          </w:rPr>
          <w:delText>e looked at deviation (absolute value of the difference between the observed and true parameter value, divided by the true parameter value (if it is nonzero)).</w:delText>
        </w:r>
        <w:r w:rsidR="00E325B8" w:rsidDel="00702985">
          <w:rPr>
            <w:lang w:eastAsia="zh-TW"/>
          </w:rPr>
          <w:delText xml:space="preserve"> Across all conditions, </w:delText>
        </w:r>
        <m:oMath>
          <m:r>
            <w:rPr>
              <w:rFonts w:ascii="Cambria Math" w:hAnsi="Cambria Math"/>
            </w:rPr>
            <m:t>β</m:t>
          </m:r>
        </m:oMath>
        <w:r w:rsidR="00F72D51" w:rsidDel="00702985">
          <w:delText xml:space="preserve"> </w:delText>
        </w:r>
        <w:r w:rsidR="00E325B8" w:rsidDel="00702985">
          <w:delText>estimates had a median deviation of 0.45 (95% of the deviations were between 0 and 4.52)</w:delText>
        </w:r>
        <w:r w:rsidR="00F73378" w:rsidDel="00702985">
          <w:delText xml:space="preserv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F73378" w:rsidDel="00702985">
          <w:delText xml:space="preserve"> had a median deviation of 0.98 (0 – 5.87), </w:delText>
        </w:r>
        <m:oMath>
          <m:r>
            <w:rPr>
              <w:rFonts w:ascii="Cambria Math" w:hAnsi="Cambria Math"/>
            </w:rPr>
            <m:t>μ</m:t>
          </m:r>
        </m:oMath>
        <w:r w:rsidR="00F73378" w:rsidDel="00702985">
          <w:delText xml:space="preserve"> had a median deviation of 0.28 (0.01 – 1.16),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73378" w:rsidDel="00702985">
          <w:delText xml:space="preserve"> had a median deviation of 0.20 (0.01 – 7.66).</w:delText>
        </w:r>
        <w:r w:rsidR="00565DAF" w:rsidDel="00702985">
          <w:rPr>
            <w:lang w:eastAsia="zh-TW"/>
          </w:rPr>
          <w:delText xml:space="preserve"> </w:delText>
        </w:r>
        <w:r w:rsidR="007E0F84" w:rsidDel="00702985">
          <w:rPr>
            <w:lang w:eastAsia="zh-TW"/>
          </w:rPr>
          <w:delText>We report m</w:delText>
        </w:r>
        <w:r w:rsidR="001116C0" w:rsidDel="00702985">
          <w:rPr>
            <w:lang w:eastAsia="zh-TW"/>
          </w:rPr>
          <w:delText xml:space="preserve">odel-averaged parameter estimates for </w:delText>
        </w:r>
        <w:r w:rsidR="001116C0" w:rsidDel="00702985">
          <w:delText xml:space="preserve">the most relevant parameters </w:delText>
        </w:r>
        <m:oMath>
          <m:r>
            <w:rPr>
              <w:rFonts w:ascii="Cambria Math" w:hAnsi="Cambria Math"/>
            </w:rPr>
            <m:t>β</m:t>
          </m:r>
        </m:oMath>
        <w:r w:rsidR="001116C0" w:rsidDel="00702985">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w:delText>
        </w:r>
        <w:r w:rsidR="007E0F84" w:rsidDel="00702985">
          <w:rPr>
            <w:lang w:eastAsia="zh-TW"/>
          </w:rPr>
          <w:delText xml:space="preserve">in </w:delText>
        </w:r>
        <w:r w:rsidR="001116C0" w:rsidDel="00702985">
          <w:rPr>
            <w:lang w:eastAsia="zh-TW"/>
          </w:rPr>
          <w:delText>Fig</w:delText>
        </w:r>
        <w:r w:rsidR="007E0F84" w:rsidDel="00702985">
          <w:rPr>
            <w:lang w:eastAsia="zh-TW"/>
          </w:rPr>
          <w:delText xml:space="preserve">ure </w:delText>
        </w:r>
        <w:r w:rsidR="001116C0" w:rsidDel="00702985">
          <w:rPr>
            <w:lang w:eastAsia="zh-TW"/>
          </w:rPr>
          <w:delText>3</w:delText>
        </w:r>
        <w:r w:rsidR="00565DAF" w:rsidDel="00702985">
          <w:rPr>
            <w:lang w:eastAsia="zh-TW"/>
          </w:rPr>
          <w:delText>.</w:delText>
        </w:r>
        <w:r w:rsidR="001116C0" w:rsidDel="00702985">
          <w:rPr>
            <w:lang w:eastAsia="zh-TW"/>
          </w:rPr>
          <w:delText xml:space="preserve"> The estimates for all parameters, using model averages from the set of all models and from the set of models that had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fixed at zero, are shown in Supp Fig. 1. </w:delText>
        </w:r>
      </w:del>
      <w:ins w:id="146" w:author="O'Meara, Brian C [2]" w:date="2019-07-29T16:06:00Z">
        <w:r w:rsidR="00702985">
          <w:rPr>
            <w:lang w:eastAsia="zh-TW"/>
          </w:rPr>
          <w:t xml:space="preserve"> were less accurate, though more hybridization events and bigger trees were helpful in getting better estimates.</w:t>
        </w:r>
      </w:ins>
      <w:ins w:id="147" w:author="O'Meara, Brian C [2]" w:date="2019-07-30T10:39:00Z">
        <w:r w:rsidR="00F6121A">
          <w:rPr>
            <w:lang w:eastAsia="zh-TW"/>
          </w:rPr>
          <w:t xml:space="preserve"> Overall, the normalized (divided by the mean of the true parameter values) root mean squared error were __, ___, ____ </w:t>
        </w:r>
        <w:r w:rsidR="00F6121A" w:rsidRPr="00F6121A">
          <w:rPr>
            <w:highlight w:val="yellow"/>
            <w:lang w:eastAsia="zh-TW"/>
            <w:rPrChange w:id="148" w:author="O'Meara, Brian C [2]" w:date="2019-07-30T10:40:00Z">
              <w:rPr>
                <w:lang w:eastAsia="zh-TW"/>
              </w:rPr>
            </w:rPrChange>
          </w:rPr>
          <w:t xml:space="preserve">[FILL IN FROM </w:t>
        </w:r>
      </w:ins>
      <w:ins w:id="149" w:author="O'Meara, Brian C [2]" w:date="2019-07-30T10:40:00Z">
        <w:r w:rsidR="00F6121A" w:rsidRPr="00F6121A">
          <w:rPr>
            <w:highlight w:val="yellow"/>
            <w:lang w:eastAsia="zh-TW"/>
            <w:rPrChange w:id="150" w:author="O'Meara, Brian C [2]" w:date="2019-07-30T10:40:00Z">
              <w:rPr>
                <w:lang w:eastAsia="zh-TW"/>
              </w:rPr>
            </w:rPrChange>
          </w:rPr>
          <w:t>NormalizedRMSE.xlsx</w:t>
        </w:r>
        <w:r w:rsidR="00F6121A" w:rsidRPr="00F6121A">
          <w:rPr>
            <w:highlight w:val="yellow"/>
            <w:lang w:eastAsia="zh-TW"/>
            <w:rPrChange w:id="151" w:author="O'Meara, Brian C [2]" w:date="2019-07-30T10:40:00Z">
              <w:rPr>
                <w:lang w:eastAsia="zh-TW"/>
              </w:rPr>
            </w:rPrChange>
          </w:rPr>
          <w:t xml:space="preserve"> made by </w:t>
        </w:r>
        <w:proofErr w:type="spellStart"/>
        <w:r w:rsidR="00F6121A" w:rsidRPr="00F6121A">
          <w:rPr>
            <w:highlight w:val="yellow"/>
            <w:lang w:eastAsia="zh-TW"/>
            <w:rPrChange w:id="152" w:author="O'Meara, Brian C [2]" w:date="2019-07-30T10:40:00Z">
              <w:rPr>
                <w:lang w:eastAsia="zh-TW"/>
              </w:rPr>
            </w:rPrChange>
          </w:rPr>
          <w:t>maketable.R</w:t>
        </w:r>
        <w:proofErr w:type="spellEnd"/>
        <w:r w:rsidR="00F6121A" w:rsidRPr="00F6121A">
          <w:rPr>
            <w:highlight w:val="yellow"/>
            <w:lang w:eastAsia="zh-TW"/>
            <w:rPrChange w:id="153" w:author="O'Meara, Brian C [2]" w:date="2019-07-30T10:40:00Z">
              <w:rPr>
                <w:lang w:eastAsia="zh-TW"/>
              </w:rPr>
            </w:rPrChange>
          </w:rPr>
          <w:t>]</w:t>
        </w:r>
        <w:r w:rsidR="00F6121A">
          <w:rPr>
            <w:lang w:eastAsia="zh-TW"/>
          </w:rPr>
          <w:t xml:space="preserve"> from the model-averaged parameter estimates; the estimates from choosing the best model alone, which we do not recommend, were slightly worse.</w:t>
        </w:r>
      </w:ins>
    </w:p>
    <w:p w14:paraId="590EAA39" w14:textId="77777777" w:rsidR="001116C0" w:rsidRDefault="001116C0" w:rsidP="001116C0">
      <w:pPr>
        <w:spacing w:line="480" w:lineRule="auto"/>
        <w:rPr>
          <w:lang w:eastAsia="zh-TW"/>
        </w:rPr>
      </w:pPr>
    </w:p>
    <w:p w14:paraId="22A52161" w14:textId="4D1F3336" w:rsidR="001116C0" w:rsidRDefault="006519D9" w:rsidP="001116C0">
      <w:pPr>
        <w:spacing w:line="480" w:lineRule="auto"/>
        <w:rPr>
          <w:lang w:eastAsia="zh-TW"/>
        </w:rPr>
      </w:pPr>
      <w:ins w:id="154" w:author="O'Meara, Brian C [2]" w:date="2019-07-30T12:54:00Z">
        <w:r>
          <w:rPr>
            <w:noProof/>
            <w:lang w:eastAsia="zh-TW"/>
          </w:rPr>
          <w:lastRenderedPageBreak/>
          <w:drawing>
            <wp:inline distT="0" distB="0" distL="0" distR="0" wp14:anchorId="40FC87BE" wp14:editId="0A83DDCD">
              <wp:extent cx="4873763" cy="708030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mary.pdf"/>
                      <pic:cNvPicPr/>
                    </pic:nvPicPr>
                    <pic:blipFill rotWithShape="1">
                      <a:blip r:embed="rId9"/>
                      <a:srcRect l="7357" t="6015" r="8830" b="7947"/>
                      <a:stretch/>
                    </pic:blipFill>
                    <pic:spPr bwMode="auto">
                      <a:xfrm>
                        <a:off x="0" y="0"/>
                        <a:ext cx="4873984" cy="7080628"/>
                      </a:xfrm>
                      <a:prstGeom prst="rect">
                        <a:avLst/>
                      </a:prstGeom>
                      <a:ln>
                        <a:noFill/>
                      </a:ln>
                      <a:extLst>
                        <a:ext uri="{53640926-AAD7-44D8-BBD7-CCE9431645EC}">
                          <a14:shadowObscured xmlns:a14="http://schemas.microsoft.com/office/drawing/2010/main"/>
                        </a:ext>
                      </a:extLst>
                    </pic:spPr>
                  </pic:pic>
                </a:graphicData>
              </a:graphic>
            </wp:inline>
          </w:drawing>
        </w:r>
      </w:ins>
    </w:p>
    <w:p w14:paraId="33FE4375" w14:textId="11820ACF" w:rsidR="001116C0" w:rsidRDefault="001E5FFD" w:rsidP="001116C0">
      <w:pPr>
        <w:spacing w:line="480" w:lineRule="auto"/>
        <w:rPr>
          <w:lang w:eastAsia="zh-TW"/>
        </w:rPr>
      </w:pPr>
      <w:ins w:id="155" w:author="O'Meara, Brian C [2]" w:date="2019-07-30T12:47:00Z">
        <w:r>
          <w:rPr>
            <w:lang w:eastAsia="zh-TW"/>
          </w:rPr>
          <w:t>Table 1</w:t>
        </w:r>
      </w:ins>
      <w:ins w:id="156" w:author="O'Meara, Brian C [2]" w:date="2019-07-30T12:48:00Z">
        <w:r>
          <w:rPr>
            <w:lang w:eastAsia="zh-TW"/>
          </w:rPr>
          <w:t xml:space="preserve">: </w:t>
        </w:r>
      </w:ins>
      <w:ins w:id="157" w:author="O'Meara, Brian C [2]" w:date="2019-07-30T12:49:00Z">
        <w:r>
          <w:rPr>
            <w:lang w:eastAsia="zh-TW"/>
          </w:rPr>
          <w:t>Parameter estimates across simulation conditions.</w:t>
        </w:r>
      </w:ins>
      <w:ins w:id="158" w:author="O'Meara, Brian C [2]" w:date="2019-07-30T12:55:00Z">
        <w:r w:rsidR="006519D9">
          <w:rPr>
            <w:lang w:eastAsia="zh-TW"/>
          </w:rPr>
          <w:t xml:space="preserve"> [</w:t>
        </w:r>
        <w:r w:rsidR="006519D9" w:rsidRPr="006519D9">
          <w:rPr>
            <w:highlight w:val="yellow"/>
            <w:lang w:eastAsia="zh-TW"/>
            <w:rPrChange w:id="159" w:author="O'Meara, Brian C [2]" w:date="2019-07-30T12:55:00Z">
              <w:rPr>
                <w:lang w:eastAsia="zh-TW"/>
              </w:rPr>
            </w:rPrChange>
          </w:rPr>
          <w:t>UPDATE ONCE SIMS ARE DONE</w:t>
        </w:r>
        <w:r w:rsidR="006519D9">
          <w:rPr>
            <w:lang w:eastAsia="zh-TW"/>
          </w:rPr>
          <w:t xml:space="preserve">]. Mean of model-averaged parameter estimates and </w:t>
        </w:r>
        <w:proofErr w:type="spellStart"/>
        <w:r w:rsidR="006519D9">
          <w:rPr>
            <w:lang w:eastAsia="zh-TW"/>
          </w:rPr>
          <w:t>sd</w:t>
        </w:r>
        <w:proofErr w:type="spellEnd"/>
        <w:r w:rsidR="006519D9">
          <w:rPr>
            <w:lang w:eastAsia="zh-TW"/>
          </w:rPr>
          <w:t xml:space="preserve"> across 25 replicate simulations for each set of conditions are included in the Est. (estimated) columns, the true</w:t>
        </w:r>
      </w:ins>
      <w:ins w:id="160" w:author="O'Meara, Brian C [2]" w:date="2019-07-30T12:56:00Z">
        <w:r w:rsidR="006519D9">
          <w:rPr>
            <w:lang w:eastAsia="zh-TW"/>
          </w:rPr>
          <w:t xml:space="preserve"> generating </w:t>
        </w:r>
        <w:r w:rsidR="006519D9">
          <w:rPr>
            <w:lang w:eastAsia="zh-TW"/>
          </w:rPr>
          <w:lastRenderedPageBreak/>
          <w:t xml:space="preserve">parameters to the left of each estimate. Note the increased performance (mean closer to the true value, </w:t>
        </w:r>
        <w:proofErr w:type="spellStart"/>
        <w:r w:rsidR="006519D9">
          <w:rPr>
            <w:lang w:eastAsia="zh-TW"/>
          </w:rPr>
          <w:t>sd</w:t>
        </w:r>
        <w:proofErr w:type="spellEnd"/>
        <w:r w:rsidR="006519D9">
          <w:rPr>
            <w:lang w:eastAsia="zh-TW"/>
          </w:rPr>
          <w:t xml:space="preserve"> smaller) for higher numbers of taxa and, especially, greater number of hybridization event</w:t>
        </w:r>
      </w:ins>
      <w:ins w:id="161" w:author="O'Meara, Brian C [2]" w:date="2019-07-30T12:57:00Z">
        <w:r w:rsidR="006519D9">
          <w:rPr>
            <w:lang w:eastAsia="zh-TW"/>
          </w:rPr>
          <w:t>s.</w:t>
        </w:r>
      </w:ins>
      <w:bookmarkStart w:id="162" w:name="_GoBack"/>
      <w:bookmarkEnd w:id="162"/>
      <w:del w:id="163" w:author="O'Meara, Brian C [2]" w:date="2019-07-29T16:03:00Z">
        <w:r w:rsidR="005A5DF9" w:rsidRPr="00BF4D8F" w:rsidDel="00702985">
          <w:rPr>
            <w:noProof/>
            <w:lang w:eastAsia="zh-TW"/>
          </w:rPr>
          <w:drawing>
            <wp:inline distT="0" distB="0" distL="0" distR="0" wp14:anchorId="5B4A6D5C" wp14:editId="18DE8308">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3C6EA257" w14:textId="03B2EA3A" w:rsidR="001116C0" w:rsidRPr="00A54453" w:rsidDel="00020222" w:rsidRDefault="001116C0" w:rsidP="001116C0">
      <w:pPr>
        <w:spacing w:line="480" w:lineRule="auto"/>
        <w:rPr>
          <w:del w:id="164" w:author="O'Meara, Brian C [2]" w:date="2019-07-29T16:07:00Z"/>
          <w:lang w:eastAsia="zh-TW"/>
        </w:rPr>
      </w:pPr>
      <w:del w:id="165" w:author="O'Meara, Brian C [2]" w:date="2019-07-29T16:07:00Z">
        <w:r w:rsidDel="00020222">
          <w:rPr>
            <w:lang w:eastAsia="zh-TW"/>
          </w:rPr>
          <w:delText xml:space="preserve">Figure 3: Shown are estimates for </w:delText>
        </w:r>
        <m:oMath>
          <m:r>
            <w:rPr>
              <w:rFonts w:ascii="Cambria Math" w:hAnsi="Cambria Math"/>
            </w:rPr>
            <m:t>β</m:t>
          </m:r>
        </m:oMath>
        <w:r w:rsidDel="00020222">
          <w:delText xml:space="preserve"> (left)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delText>
        </w:r>
        <m:oMath>
          <m:r>
            <w:rPr>
              <w:rFonts w:ascii="Cambria Math" w:hAnsi="Cambria Math"/>
            </w:rPr>
            <m:t>β</m:t>
          </m:r>
        </m:oMath>
        <w:r w:rsidDel="00020222">
          <w:delText xml:space="preserve"> estimates often centered on the true value, while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was often very wrong</w:delText>
        </w:r>
        <w:r w:rsidR="005C3B3B" w:rsidDel="00020222">
          <w:delText xml:space="preserve"> in particular for tree</w:delText>
        </w:r>
      </w:del>
      <w:ins w:id="166" w:author="O'Meara, Brian C" w:date="2018-07-24T16:06:00Z">
        <w:del w:id="167" w:author="O'Meara, Brian C [2]" w:date="2019-07-29T16:07:00Z">
          <w:r w:rsidR="009F1C70" w:rsidDel="00020222">
            <w:delText>s</w:delText>
          </w:r>
        </w:del>
      </w:ins>
      <w:del w:id="168" w:author="O'Meara, Brian C [2]" w:date="2019-07-29T16:07:00Z">
        <w:r w:rsidR="003E7DA3" w:rsidDel="00020222">
          <w:delText xml:space="preserve"> of 11</w:delText>
        </w:r>
        <w:r w:rsidR="005C3B3B" w:rsidDel="00020222">
          <w:delText>0 taxa</w:delText>
        </w:r>
        <w:r w:rsidR="003E7DA3" w:rsidDel="00020222">
          <w:delText xml:space="preserve"> with 10 hybrids</w:delText>
        </w:r>
        <w:r w:rsidDel="00020222">
          <w:delText>.</w:delText>
        </w:r>
      </w:del>
    </w:p>
    <w:p w14:paraId="7B56BE57" w14:textId="495B6FA9" w:rsidR="001116C0" w:rsidRPr="00A54453" w:rsidDel="00020222" w:rsidRDefault="001116C0" w:rsidP="001116C0">
      <w:pPr>
        <w:spacing w:line="480" w:lineRule="auto"/>
        <w:rPr>
          <w:del w:id="169" w:author="O'Meara, Brian C [2]" w:date="2019-07-29T16:07:00Z"/>
          <w:lang w:eastAsia="zh-TW"/>
        </w:rPr>
      </w:pPr>
    </w:p>
    <w:p w14:paraId="49D10E89" w14:textId="192609A5" w:rsidR="001116C0" w:rsidRPr="00A54453" w:rsidDel="00020222" w:rsidRDefault="001116C0" w:rsidP="001116C0">
      <w:pPr>
        <w:spacing w:line="480" w:lineRule="auto"/>
        <w:rPr>
          <w:del w:id="170" w:author="O'Meara, Brian C [2]" w:date="2019-07-29T16:07:00Z"/>
          <w:lang w:eastAsia="zh-TW"/>
        </w:rPr>
      </w:pPr>
      <w:del w:id="171" w:author="O'Meara, Brian C [2]" w:date="2019-07-29T16:07:00Z">
        <w:r w:rsidRPr="00A54453" w:rsidDel="00020222">
          <w:rPr>
            <w:lang w:eastAsia="zh-TW"/>
          </w:rPr>
          <w:delText xml:space="preserve">Though the median estimates across simulations were fairly close to the true values, the range across simulation replicates was still quite extreme. For example, for 100 taxon trees with 10 hybrids, the “best case” scenario we examined, if </w:delText>
        </w:r>
        <m:oMath>
          <m:r>
            <w:rPr>
              <w:rFonts w:ascii="Cambria Math" w:hAnsi="Cambria Math"/>
            </w:rPr>
            <m:t>β</m:t>
          </m:r>
        </m:oMath>
        <w:r w:rsidRPr="00A54453" w:rsidDel="00020222">
          <w:rPr>
            <w:lang w:eastAsia="zh-TW"/>
          </w:rPr>
          <w:delText xml:space="preserve"> was truly 1.0, indicating no expected bias between the hybrid and the mean of its parents, </w:delText>
        </w:r>
        <w:r w:rsidR="00565DAF" w:rsidDel="00020222">
          <w:rPr>
            <w:lang w:eastAsia="zh-TW"/>
          </w:rPr>
          <w:delText xml:space="preserve">the median estimate of </w:delText>
        </w:r>
        <m:oMath>
          <m:r>
            <w:rPr>
              <w:rFonts w:ascii="Cambria Math" w:hAnsi="Cambria Math"/>
            </w:rPr>
            <m:t>β</m:t>
          </m:r>
        </m:oMath>
        <w:r w:rsidR="00565DAF" w:rsidDel="00020222">
          <w:delText xml:space="preserve"> was also 1.0 but </w:delText>
        </w:r>
        <w:r w:rsidR="00565DAF" w:rsidDel="00020222">
          <w:rPr>
            <w:lang w:eastAsia="zh-TW"/>
          </w:rPr>
          <w:delText>5% of analyses had estimates below 0.34 or above 30.3. T</w:delText>
        </w:r>
        <w:r w:rsidRPr="00A54453" w:rsidDel="00020222">
          <w:rPr>
            <w:lang w:eastAsia="zh-TW"/>
          </w:rPr>
          <w:delText>hat is, if we were looking at an organism whose parent species were each 100</w:delText>
        </w:r>
        <w:r w:rsidR="00A154BA" w:rsidDel="00020222">
          <w:rPr>
            <w:lang w:eastAsia="zh-TW"/>
          </w:rPr>
          <w:delText xml:space="preserve"> </w:delText>
        </w:r>
        <w:r w:rsidRPr="00A54453" w:rsidDel="00020222">
          <w:rPr>
            <w:lang w:eastAsia="zh-TW"/>
          </w:rPr>
          <w:delText xml:space="preserve">g, and we used log(mass) as the trait undergoing Brownian motion, the expected mass of the hybrid would be anywhere from </w:delText>
        </w:r>
        <w:r w:rsidR="00A154BA" w:rsidDel="00020222">
          <w:rPr>
            <w:lang w:eastAsia="zh-TW"/>
          </w:rPr>
          <w:delText xml:space="preserve">34.2 </w:delText>
        </w:r>
        <w:r w:rsidRPr="00A54453" w:rsidDel="00020222">
          <w:rPr>
            <w:lang w:eastAsia="zh-TW"/>
          </w:rPr>
          <w:delText>g (</w:delTex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100+</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0.34</m:t>
                      </m:r>
                    </m:e>
                  </m:func>
                </m:e>
              </m:func>
              <m:r>
                <w:rPr>
                  <w:rFonts w:ascii="Cambria Math" w:hAnsi="Cambria Math"/>
                  <w:lang w:eastAsia="zh-TW"/>
                </w:rPr>
                <m:t>)</m:t>
              </m:r>
            </m:e>
          </m:func>
        </m:oMath>
        <w:r w:rsidRPr="00A54453" w:rsidDel="00020222">
          <w:rPr>
            <w:lang w:eastAsia="zh-TW"/>
          </w:rPr>
          <w:delText xml:space="preserve">) to </w:delText>
        </w:r>
        <w:r w:rsidR="00A154BA" w:rsidDel="00020222">
          <w:rPr>
            <w:lang w:eastAsia="zh-TW"/>
          </w:rPr>
          <w:delText xml:space="preserve">3032 </w:delText>
        </w:r>
        <w:r w:rsidRPr="00A54453" w:rsidDel="00020222">
          <w:rPr>
            <w:lang w:eastAsia="zh-TW"/>
          </w:rPr>
          <w:delText>g</w:delText>
        </w:r>
        <w:r w:rsidDel="00020222">
          <w:rPr>
            <w:lang w:eastAsia="zh-TW"/>
          </w:rPr>
          <w:delText xml:space="preserve"> according to the estimates</w:delText>
        </w:r>
        <w:r w:rsidRPr="00A54453" w:rsidDel="00020222">
          <w:rPr>
            <w:lang w:eastAsia="zh-TW"/>
          </w:rPr>
          <w:delText xml:space="preserve">. </w:delText>
        </w:r>
      </w:del>
    </w:p>
    <w:p w14:paraId="74276C37" w14:textId="77777777" w:rsidR="001116C0" w:rsidRPr="00A54453" w:rsidRDefault="001116C0" w:rsidP="001116C0">
      <w:pPr>
        <w:spacing w:line="480" w:lineRule="auto"/>
        <w:rPr>
          <w:lang w:eastAsia="zh-TW"/>
        </w:rPr>
      </w:pPr>
    </w:p>
    <w:p w14:paraId="276F8101" w14:textId="77777777" w:rsidR="001116C0" w:rsidRPr="00A54453" w:rsidRDefault="001116C0" w:rsidP="001116C0">
      <w:pPr>
        <w:spacing w:line="480" w:lineRule="auto"/>
        <w:rPr>
          <w:i/>
          <w:lang w:eastAsia="zh-TW"/>
        </w:rPr>
      </w:pPr>
      <w:r w:rsidRPr="00A54453">
        <w:rPr>
          <w:i/>
          <w:lang w:eastAsia="zh-TW"/>
        </w:rPr>
        <w:t xml:space="preserve">Assessing Model Identifiability through Jointly Estimating Parameters </w:t>
      </w:r>
    </w:p>
    <w:p w14:paraId="7BB4C320" w14:textId="51B59E66" w:rsidR="001116C0" w:rsidRDefault="001116C0" w:rsidP="001116C0">
      <w:pPr>
        <w:spacing w:line="480" w:lineRule="auto"/>
      </w:pPr>
      <w:r w:rsidRPr="00A54453">
        <w:rPr>
          <w:lang w:eastAsia="zh-TW"/>
        </w:rPr>
        <w:t>The</w:t>
      </w:r>
      <w:r w:rsidRPr="00A54453">
        <w:t xml:space="preserve"> shape of the likelihood surface provides the ability to estimate parameter values: if the surface is flat, there is little support for a parameter estimate. </w:t>
      </w:r>
      <w: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t xml:space="preserve">We investigated </w:t>
      </w:r>
      <w:r>
        <w:t>both of these</w:t>
      </w:r>
      <w:r w:rsidRPr="00A54453">
        <w:t xml:space="preserve"> by creating contour maps of the likelihood surface for pairs of parameters under the cichlid </w:t>
      </w:r>
      <w:r>
        <w:t xml:space="preserve">and </w:t>
      </w:r>
      <w:r>
        <w:rPr>
          <w:i/>
        </w:rPr>
        <w:t>Nicotiana</w:t>
      </w:r>
      <w:r>
        <w:t xml:space="preserve"> </w:t>
      </w:r>
      <w:r w:rsidRPr="00A54453">
        <w:t>data set</w:t>
      </w:r>
      <w:r>
        <w:t>s</w:t>
      </w:r>
      <w:r w:rsidR="007E0F84">
        <w:t xml:space="preserve"> (see</w:t>
      </w:r>
      <w:r>
        <w:t xml:space="preserve"> </w:t>
      </w:r>
      <w:r w:rsidRPr="00A54453">
        <w:t>Figure 4</w:t>
      </w:r>
      <w:r w:rsidR="007E0F84">
        <w:t>)</w:t>
      </w:r>
      <w:r w:rsidRPr="00A54453">
        <w:t xml:space="preserve">. For </w:t>
      </w:r>
      <w:r>
        <w:t>these</w:t>
      </w:r>
      <w:r w:rsidRPr="00A54453">
        <w:t xml:space="preserve"> empirical dataset</w:t>
      </w:r>
      <w:r>
        <w:t>s</w:t>
      </w:r>
      <w:r w:rsidRPr="00A54453">
        <w:t>, parameters ap</w:t>
      </w:r>
      <w:r>
        <w:t>pear distinguishable: there are no ridges in the likelihood surface, even though the confidence intervals are wide</w:t>
      </w:r>
      <w:r w:rsidRPr="00A54453">
        <w:t xml:space="preserve">. </w:t>
      </w:r>
      <w:r>
        <w:t xml:space="preserve">Thus, the parameters are formally identifiable. </w:t>
      </w:r>
      <w:del w:id="172" w:author="O'Meara, Brian C [2]" w:date="2019-07-29T16:08:00Z">
        <w:r w:rsidDel="006F580F">
          <w:delText>The large confidence intervals, though, suggest that they can often be practically problematic.</w:delText>
        </w:r>
      </w:del>
    </w:p>
    <w:p w14:paraId="60AE9291" w14:textId="2F9C21F1" w:rsidR="001116C0" w:rsidDel="00B606C6" w:rsidRDefault="001116C0" w:rsidP="001116C0">
      <w:pPr>
        <w:spacing w:line="480" w:lineRule="auto"/>
        <w:rPr>
          <w:del w:id="173" w:author="O'Meara, Brian C [2]" w:date="2019-07-30T12:39:00Z"/>
        </w:rPr>
      </w:pPr>
    </w:p>
    <w:p w14:paraId="13CED8AB" w14:textId="43110220" w:rsidR="00B606C6" w:rsidRDefault="00B606C6" w:rsidP="001116C0">
      <w:pPr>
        <w:spacing w:line="480" w:lineRule="auto"/>
        <w:rPr>
          <w:ins w:id="174" w:author="O'Meara, Brian C [2]" w:date="2019-07-30T12:39:00Z"/>
        </w:rPr>
      </w:pPr>
    </w:p>
    <w:p w14:paraId="7E8B545F" w14:textId="76E4E1A3" w:rsidR="00B606C6" w:rsidRDefault="00B606C6" w:rsidP="001116C0">
      <w:pPr>
        <w:spacing w:line="480" w:lineRule="auto"/>
        <w:rPr>
          <w:ins w:id="175" w:author="O'Meara, Brian C [2]" w:date="2019-07-30T12:39:00Z"/>
        </w:rPr>
      </w:pPr>
      <w:ins w:id="176" w:author="O'Meara, Brian C [2]" w:date="2019-07-30T12:40:00Z">
        <w:r>
          <w:rPr>
            <w:noProof/>
          </w:rPr>
          <w:drawing>
            <wp:inline distT="0" distB="0" distL="0" distR="0" wp14:anchorId="45B112F7" wp14:editId="44DA4AF7">
              <wp:extent cx="5943600" cy="222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cotianaResults.pdf"/>
                      <pic:cNvPicPr/>
                    </pic:nvPicPr>
                    <pic:blipFill>
                      <a:blip r:embed="rId11"/>
                      <a:stretch>
                        <a:fillRect/>
                      </a:stretch>
                    </pic:blipFill>
                    <pic:spPr>
                      <a:xfrm>
                        <a:off x="0" y="0"/>
                        <a:ext cx="5943600" cy="2228850"/>
                      </a:xfrm>
                      <a:prstGeom prst="rect">
                        <a:avLst/>
                      </a:prstGeom>
                    </pic:spPr>
                  </pic:pic>
                </a:graphicData>
              </a:graphic>
            </wp:inline>
          </w:drawing>
        </w:r>
      </w:ins>
    </w:p>
    <w:p w14:paraId="2439ACE7" w14:textId="7DFF1258" w:rsidR="001116C0" w:rsidDel="00B606C6" w:rsidRDefault="000F307E" w:rsidP="001116C0">
      <w:pPr>
        <w:spacing w:line="480" w:lineRule="auto"/>
        <w:rPr>
          <w:del w:id="177" w:author="O'Meara, Brian C [2]" w:date="2019-07-30T12:39:00Z"/>
        </w:rPr>
      </w:pPr>
      <w:del w:id="178" w:author="O'Meara, Brian C [2]" w:date="2019-07-29T16:08:00Z">
        <w:r w:rsidRPr="006F580F" w:rsidDel="006F580F">
          <w:rPr>
            <w:noProof/>
            <w:highlight w:val="yellow"/>
            <w:lang w:eastAsia="zh-TW"/>
            <w:rPrChange w:id="179" w:author="O'Meara, Brian C [2]" w:date="2019-07-29T16:08:00Z">
              <w:rPr>
                <w:noProof/>
                <w:lang w:eastAsia="zh-TW"/>
              </w:rPr>
            </w:rPrChange>
          </w:rPr>
          <w:drawing>
            <wp:inline distT="0" distB="0" distL="0" distR="0" wp14:anchorId="20BCE794" wp14:editId="672141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53AAE6CB" w14:textId="155521EF" w:rsidR="001116C0" w:rsidRPr="00954871" w:rsidRDefault="001116C0" w:rsidP="001116C0">
      <w:pPr>
        <w:spacing w:line="480" w:lineRule="auto"/>
      </w:pPr>
      <w:r>
        <w:t>Figure 4: Likelihood surfaces for pairs of traits</w:t>
      </w:r>
      <w:ins w:id="180" w:author="O'Meara, Brian C [2]" w:date="2019-07-30T11:12:00Z">
        <w:r w:rsidR="0090468A">
          <w:t xml:space="preserve"> for the </w:t>
        </w:r>
        <w:r w:rsidR="0090468A">
          <w:rPr>
            <w:i/>
            <w:iCs/>
          </w:rPr>
          <w:t>Nicotiana</w:t>
        </w:r>
        <w:r w:rsidR="0090468A">
          <w:t xml:space="preserve"> dataset</w:t>
        </w:r>
      </w:ins>
      <w:ins w:id="181" w:author="O'Meara, Brian C [2]" w:date="2019-07-30T11:16:00Z">
        <w:r w:rsidR="00491EC2">
          <w:t xml:space="preserve"> (5000 sampled points per model across 8 different models)</w:t>
        </w:r>
      </w:ins>
      <w:r>
        <w:t>.</w:t>
      </w:r>
      <w:del w:id="182" w:author="O'Meara, Brian C [2]" w:date="2019-07-30T11:13:00Z">
        <w:r w:rsidDel="0090468A">
          <w:delText xml:space="preserve"> Results from cichlids are shown above the diagonal, </w:delText>
        </w:r>
        <w:r w:rsidDel="0090468A">
          <w:rPr>
            <w:i/>
          </w:rPr>
          <w:delText>Nicotiana</w:delText>
        </w:r>
        <w:r w:rsidDel="0090468A">
          <w:delText xml:space="preserve"> below.</w:delText>
        </w:r>
      </w:del>
      <w:r>
        <w:t xml:space="preserve"> The red dot represents the maximum likelihood estimate; </w:t>
      </w:r>
      <w:r>
        <w:lastRenderedPageBreak/>
        <w:t xml:space="preserve">the </w:t>
      </w:r>
      <w:del w:id="183" w:author="O'Meara, Brian C [2]" w:date="2019-07-30T11:14:00Z">
        <w:r w:rsidDel="0090468A">
          <w:delText xml:space="preserve">inner </w:delText>
        </w:r>
      </w:del>
      <w:ins w:id="184" w:author="O'Meara, Brian C [2]" w:date="2019-07-30T11:14:00Z">
        <w:r w:rsidR="0090468A">
          <w:t>red</w:t>
        </w:r>
        <w:r w:rsidR="0090468A">
          <w:t xml:space="preserve"> </w:t>
        </w:r>
      </w:ins>
      <w:del w:id="185" w:author="O'Meara, Brian C [2]" w:date="2019-07-30T11:14:00Z">
        <w:r w:rsidDel="0090468A">
          <w:delText xml:space="preserve">black </w:delText>
        </w:r>
      </w:del>
      <w:r>
        <w:t xml:space="preserve">contour shows the ∆2 log likelihood unit region, </w:t>
      </w:r>
      <w:del w:id="186" w:author="O'Meara, Brian C [2]" w:date="2019-07-30T11:14:00Z">
        <w:r w:rsidDel="0090468A">
          <w:delText>and the outer gray contour shows the ∆5 log likelihood unit region</w:delText>
        </w:r>
      </w:del>
      <w:ins w:id="187" w:author="O'Meara, Brian C [2]" w:date="2019-07-30T11:14:00Z">
        <w:r w:rsidR="0090468A">
          <w:t>and each gr</w:t>
        </w:r>
      </w:ins>
      <w:ins w:id="188" w:author="O'Meara, Brian C [2]" w:date="2019-07-30T11:15:00Z">
        <w:r w:rsidR="0090468A">
          <w:t>ay color represents a contour ∆1 log likelihood unit off from the contour above</w:t>
        </w:r>
      </w:ins>
      <w:r>
        <w:t>. Note the lack of ridges but presence of wide intervals</w:t>
      </w:r>
      <w:ins w:id="189" w:author="O'Meara, Brian C [2]" w:date="2019-07-30T11:15:00Z">
        <w:r w:rsidR="00491EC2">
          <w:t xml:space="preserve"> for some parameters.</w:t>
        </w:r>
      </w:ins>
      <w:del w:id="190" w:author="O'Meara, Brian C [2]" w:date="2019-07-30T11:15:00Z">
        <w:r w:rsidDel="00491EC2">
          <w:delText>.</w:delText>
        </w:r>
      </w:del>
    </w:p>
    <w:p w14:paraId="5E64E185" w14:textId="77777777" w:rsidR="001116C0" w:rsidRPr="00A54453" w:rsidRDefault="001116C0" w:rsidP="001116C0">
      <w:pPr>
        <w:spacing w:line="480" w:lineRule="auto"/>
        <w:ind w:left="2880" w:firstLine="720"/>
      </w:pPr>
    </w:p>
    <w:p w14:paraId="5F2C9B1C" w14:textId="77777777" w:rsidR="001116C0" w:rsidRPr="00A54453" w:rsidRDefault="001116C0" w:rsidP="001116C0">
      <w:pPr>
        <w:spacing w:line="480" w:lineRule="auto"/>
        <w:outlineLvl w:val="0"/>
        <w:rPr>
          <w:i/>
        </w:rPr>
      </w:pPr>
      <w:r w:rsidRPr="00A54453">
        <w:rPr>
          <w:i/>
        </w:rPr>
        <w:t xml:space="preserve">Model </w:t>
      </w:r>
      <w:r w:rsidRPr="00A54453">
        <w:rPr>
          <w:i/>
          <w:lang w:eastAsia="zh-TW"/>
        </w:rPr>
        <w:t>S</w:t>
      </w:r>
      <w:r w:rsidRPr="00A54453">
        <w:rPr>
          <w:i/>
        </w:rPr>
        <w:t xml:space="preserve">election </w:t>
      </w:r>
      <w:r>
        <w:rPr>
          <w:i/>
        </w:rPr>
        <w:t xml:space="preserve">and Parameter Estimation </w:t>
      </w:r>
      <w:r w:rsidRPr="00A54453">
        <w:rPr>
          <w:i/>
        </w:rPr>
        <w:t xml:space="preserve">for the </w:t>
      </w:r>
      <w:r>
        <w:rPr>
          <w:i/>
          <w:lang w:eastAsia="zh-TW"/>
        </w:rPr>
        <w:t>Empirical Data</w:t>
      </w:r>
    </w:p>
    <w:p w14:paraId="4D475B4F" w14:textId="77777777" w:rsidR="001116C0" w:rsidRDefault="001116C0" w:rsidP="001116C0">
      <w:pPr>
        <w:spacing w:line="480" w:lineRule="auto"/>
      </w:pPr>
    </w:p>
    <w:p w14:paraId="72724978" w14:textId="4AAB8765" w:rsidR="00831DEC" w:rsidRDefault="001116C0" w:rsidP="001116C0">
      <w:pPr>
        <w:spacing w:line="480" w:lineRule="auto"/>
        <w:jc w:val="both"/>
        <w:rPr>
          <w:ins w:id="191" w:author="O'Meara, Brian C [2]" w:date="2019-07-29T16:30:00Z"/>
        </w:rPr>
      </w:pPr>
      <w:r>
        <w:t xml:space="preserve">For cichlids we ran all </w:t>
      </w:r>
      <w:del w:id="192" w:author="O'Meara, Brian C [2]" w:date="2019-07-29T16:08:00Z">
        <w:r w:rsidDel="006F580F">
          <w:delText xml:space="preserve">four </w:delText>
        </w:r>
      </w:del>
      <w:ins w:id="193" w:author="O'Meara, Brian C [2]" w:date="2019-07-29T16:08:00Z">
        <w:r w:rsidR="006F580F">
          <w:t xml:space="preserve">eight </w:t>
        </w:r>
      </w:ins>
      <w:r>
        <w:t xml:space="preserve">models under </w:t>
      </w:r>
      <w:del w:id="194" w:author="O'Meara, Brian C [2]" w:date="2019-07-29T16:08:00Z">
        <w:r w:rsidDel="006F580F">
          <w:delText xml:space="preserve">three </w:delText>
        </w:r>
      </w:del>
      <w:ins w:id="195" w:author="O'Meara, Brian C [2]" w:date="2019-07-29T16:08:00Z">
        <w:r w:rsidR="006F580F">
          <w:t xml:space="preserve">two </w:t>
        </w:r>
      </w:ins>
      <w:r>
        <w:t>approaches: assuming zero measurement error</w:t>
      </w:r>
      <w:ins w:id="196" w:author="O'Meara, Brian C [2]" w:date="2019-07-29T16:08:00Z">
        <w:r w:rsidR="006F580F">
          <w:t xml:space="preserve"> other than what a model could i</w:t>
        </w:r>
      </w:ins>
      <w:ins w:id="197" w:author="O'Meara, Brian C [2]" w:date="2019-07-29T16:09:00Z">
        <w:r w:rsidR="006F580F">
          <w:t>nfer,</w:t>
        </w:r>
      </w:ins>
      <w:del w:id="198" w:author="O'Meara, Brian C [2]" w:date="2019-07-29T16:08:00Z">
        <w:r w:rsidDel="006F580F">
          <w:delText>, estimating measurement error as part of the analysis,</w:delText>
        </w:r>
      </w:del>
      <w:r>
        <w:t xml:space="preserve"> or using information from museum specimens to predict </w:t>
      </w:r>
      <w:ins w:id="199" w:author="O'Meara, Brian C [2]" w:date="2019-07-29T16:09:00Z">
        <w:r w:rsidR="006F580F">
          <w:t xml:space="preserve">baseline </w:t>
        </w:r>
      </w:ins>
      <w:r>
        <w:t xml:space="preserve">measurement error for each species </w:t>
      </w:r>
      <w:del w:id="200" w:author="O'Meara, Brian C [2]" w:date="2019-07-29T16:09:00Z">
        <w:r w:rsidDel="006F580F">
          <w:delText>and using this a known value in the analysis</w:delText>
        </w:r>
      </w:del>
      <w:ins w:id="201" w:author="O'Meara, Brian C [2]" w:date="2019-07-29T16:09:00Z">
        <w:r w:rsidR="006F580F">
          <w:t>and letting the model either keep that or add additional error on top of that</w:t>
        </w:r>
      </w:ins>
      <w:r>
        <w:t xml:space="preserve">. </w:t>
      </w:r>
      <w:ins w:id="202" w:author="O'Meara, Brian C [2]" w:date="2019-07-29T16:11:00Z">
        <w:r w:rsidR="00831DEC">
          <w:t>The four best models of these sixteen</w:t>
        </w:r>
      </w:ins>
      <w:ins w:id="203" w:author="O'Meara, Brian C [2]" w:date="2019-07-29T16:12:00Z">
        <w:r w:rsidR="00831DEC">
          <w:t>, making up 64% of the Akaike weight,</w:t>
        </w:r>
      </w:ins>
      <w:ins w:id="204" w:author="O'Meara, Brian C [2]" w:date="2019-07-29T16:11:00Z">
        <w:r w:rsidR="00831DEC">
          <w:t xml:space="preserve"> ignored the empirical measurement error</w:t>
        </w:r>
      </w:ins>
      <w:ins w:id="205" w:author="O'Meara, Brian C [2]" w:date="2019-07-29T16:12:00Z">
        <w:r w:rsidR="00831DEC">
          <w:t xml:space="preserve">; some estimated a single standard error for all species, others nearly </w:t>
        </w:r>
      </w:ins>
      <w:ins w:id="206" w:author="O'Meara, Brian C [2]" w:date="2019-07-29T16:13:00Z">
        <w:r w:rsidR="00831DEC">
          <w:t>as good fixed this at zero; seven of the top eight models also ignored the empirical measurement error. This was surprising, as we did not penalize</w:t>
        </w:r>
      </w:ins>
      <w:ins w:id="207" w:author="O'Meara, Brian C [2]" w:date="2019-07-29T16:14:00Z">
        <w:r w:rsidR="00831DEC">
          <w:t xml:space="preserve"> the models for this extra information; one conclusion is that the empirical measurement errors we estimated were sufficiently far from what is actually generating variance at the tips that they tended to hurt rather than help the likelihood. </w:t>
        </w:r>
      </w:ins>
      <w:ins w:id="208" w:author="O'Meara, Brian C [2]" w:date="2019-07-29T16:15:00Z">
        <w:r w:rsidR="006932A7">
          <w:t xml:space="preserve">The best model overall had estimates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6932A7">
          <w:t xml:space="preserve">, </w:t>
        </w:r>
      </w:ins>
      <w:ins w:id="209" w:author="O'Meara, Brian C [2]" w:date="2019-07-29T16:16:00Z">
        <w:r w:rsidR="006932A7">
          <w:t>µ, and standard error but the next best model, only 0.04 ∆</w:t>
        </w:r>
        <w:proofErr w:type="spellStart"/>
        <w:r w:rsidR="006932A7">
          <w:t>AICc</w:t>
        </w:r>
        <w:proofErr w:type="spellEnd"/>
        <w:r w:rsidR="006932A7">
          <w:t xml:space="preserve"> units worse, fixed standard error at zero.</w:t>
        </w:r>
      </w:ins>
      <w:ins w:id="210" w:author="O'Meara, Brian C [2]" w:date="2019-07-29T16:17:00Z">
        <w:r w:rsidR="00FE381B">
          <w:t xml:space="preserve"> Overall, 44% of model weight was for models with estimated measurement error, </w:t>
        </w:r>
      </w:ins>
      <w:ins w:id="211" w:author="O'Meara, Brian C [2]" w:date="2019-07-29T16:18:00Z">
        <w:r w:rsidR="00FE381B">
          <w:t xml:space="preserve">36% for models with estimated </w:t>
        </w:r>
        <m:oMath>
          <m:r>
            <w:rPr>
              <w:rFonts w:ascii="Cambria Math" w:hAnsi="Cambria Math"/>
            </w:rPr>
            <m:t>β</m:t>
          </m:r>
        </m:oMath>
        <w:r w:rsidR="00FE381B">
          <w:t xml:space="preserve">, and only 22% for models with estimated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F2967">
          <w:t>, s</w:t>
        </w:r>
      </w:ins>
      <w:ins w:id="212" w:author="O'Meara, Brian C [2]" w:date="2019-07-29T16:19:00Z">
        <w:r w:rsidR="001F2967">
          <w:t>uggesting that a simpler model generally explained the data well enough.</w:t>
        </w:r>
      </w:ins>
      <w:ins w:id="213" w:author="O'Meara, Brian C [2]" w:date="2019-07-29T16:24:00Z">
        <w:r w:rsidR="00A51C56" w:rsidRPr="00A51C56">
          <w:t xml:space="preserve"> </w:t>
        </w:r>
      </w:ins>
      <w:ins w:id="214" w:author="O'Meara, Brian C [2]" w:date="2019-07-29T16:25:00Z">
        <w:r w:rsidR="00A51C56">
          <w:t xml:space="preserve">Model averaging across all the models suggested an estimate of </w:t>
        </w:r>
        <m:oMath>
          <m:r>
            <w:rPr>
              <w:rFonts w:ascii="Cambria Math" w:hAnsi="Cambria Math"/>
            </w:rPr>
            <m:t>β</m:t>
          </m:r>
        </m:oMath>
        <w:r w:rsidR="00A51C56">
          <w:t xml:space="preserve"> of 0.89 (with bounds of 0.43 to </w:t>
        </w:r>
      </w:ins>
      <w:ins w:id="215" w:author="O'Meara, Brian C [2]" w:date="2019-07-29T16:26:00Z">
        <w:r w:rsidR="00A51C56">
          <w:t>1.26</w:t>
        </w:r>
      </w:ins>
      <w:ins w:id="216" w:author="O'Meara, Brian C [2]" w:date="2019-07-29T16:25:00Z">
        <w:r w:rsidR="00A51C56">
          <w:t>)</w:t>
        </w:r>
      </w:ins>
      <w:ins w:id="217" w:author="O'Meara, Brian C [2]" w:date="2019-07-29T16:27:00Z">
        <w:r w:rsidR="001A5744">
          <w:t>: weak evidence of size decrease with hybridization in cichlids, but not nearly certain enough to dra</w:t>
        </w:r>
      </w:ins>
      <w:ins w:id="218" w:author="O'Meara, Brian C [2]" w:date="2019-07-29T16:28:00Z">
        <w:r w:rsidR="001A5744">
          <w:t>w a firm conclusion</w:t>
        </w:r>
      </w:ins>
      <w:ins w:id="219" w:author="O'Meara, Brian C [2]" w:date="2019-07-29T16:25:00Z">
        <w:r w:rsidR="00A51C56">
          <w:t xml:space="preserve">. </w:t>
        </w:r>
      </w:ins>
      <w:ins w:id="220" w:author="O'Meara, Brian C [2]" w:date="2019-07-29T16:26:00Z">
        <w:r w:rsidR="00A51C56">
          <w:t xml:space="preserve">The estimate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A51C56">
          <w:t xml:space="preserve"> of </w:t>
        </w:r>
        <w:r w:rsidR="001A5744">
          <w:t>0.</w:t>
        </w:r>
        <w:r w:rsidR="001A5744" w:rsidRPr="001A5744">
          <w:t>00</w:t>
        </w:r>
        <w:r w:rsidR="001A5744">
          <w:t>1</w:t>
        </w:r>
        <w:r w:rsidR="00A51C56">
          <w:t xml:space="preserve"> </w:t>
        </w:r>
      </w:ins>
      <w:ins w:id="221" w:author="O'Meara, Brian C [2]" w:date="2019-07-29T16:29:00Z">
        <w:r w:rsidR="001A5744">
          <w:t>(log cm)</w:t>
        </w:r>
        <w:r w:rsidR="001A5744" w:rsidRPr="00333E67">
          <w:rPr>
            <w:vertAlign w:val="superscript"/>
          </w:rPr>
          <w:t>2</w:t>
        </w:r>
      </w:ins>
      <w:ins w:id="222" w:author="O'Meara, Brian C [2]" w:date="2019-07-29T16:26:00Z">
        <w:r w:rsidR="00A51C56">
          <w:t xml:space="preserve"> with bounds of </w:t>
        </w:r>
        <w:r w:rsidR="001A5744">
          <w:t>0</w:t>
        </w:r>
        <w:r w:rsidR="00A51C56">
          <w:t xml:space="preserve"> to </w:t>
        </w:r>
      </w:ins>
      <w:ins w:id="223" w:author="O'Meara, Brian C [2]" w:date="2019-07-29T16:27:00Z">
        <w:r w:rsidR="001A5744" w:rsidRPr="001A5744">
          <w:t>0.65</w:t>
        </w:r>
        <w:r w:rsidR="001A5744">
          <w:t xml:space="preserve">5 </w:t>
        </w:r>
      </w:ins>
      <w:ins w:id="224" w:author="O'Meara, Brian C [2]" w:date="2019-07-29T16:26:00Z">
        <w:r w:rsidR="00A51C56">
          <w:t>log cm</w:t>
        </w:r>
      </w:ins>
      <w:ins w:id="225" w:author="O'Meara, Brian C [2]" w:date="2019-07-29T16:27:00Z">
        <w:r w:rsidR="001A5744">
          <w:t xml:space="preserve"> indicate</w:t>
        </w:r>
      </w:ins>
      <w:ins w:id="226" w:author="O'Meara, Brian C [2]" w:date="2019-07-29T16:28:00Z">
        <w:r w:rsidR="001A5744">
          <w:t>s small effect of hybridization on increased variance</w:t>
        </w:r>
      </w:ins>
      <w:ins w:id="227" w:author="O'Meara, Brian C [2]" w:date="2019-07-29T16:26:00Z">
        <w:r w:rsidR="00A51C56">
          <w:t xml:space="preserve">. </w:t>
        </w:r>
      </w:ins>
      <w:ins w:id="228" w:author="O'Meara, Brian C [2]" w:date="2019-07-29T16:24:00Z">
        <w:r w:rsidR="00A51C56">
          <w:t xml:space="preserve">The </w:t>
        </w:r>
        <w:r w:rsidR="00A51C56">
          <w:lastRenderedPageBreak/>
          <w:t xml:space="preserve">estimate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51C56">
          <w:t xml:space="preserve"> was 0.050 (bounds of </w:t>
        </w:r>
      </w:ins>
      <w:ins w:id="229" w:author="O'Meara, Brian C [2]" w:date="2019-07-29T16:25:00Z">
        <w:r w:rsidR="00A51C56">
          <w:t>0.000</w:t>
        </w:r>
      </w:ins>
      <w:ins w:id="230" w:author="O'Meara, Brian C [2]" w:date="2019-07-29T16:24:00Z">
        <w:r w:rsidR="00A51C56">
          <w:t xml:space="preserve"> to </w:t>
        </w:r>
      </w:ins>
      <w:ins w:id="231" w:author="O'Meara, Brian C [2]" w:date="2019-07-29T16:25:00Z">
        <w:r w:rsidR="00A51C56">
          <w:t>0.161</w:t>
        </w:r>
      </w:ins>
      <w:ins w:id="232" w:author="O'Meara, Brian C [2]" w:date="2019-07-29T16:24:00Z">
        <w:r w:rsidR="00A51C56">
          <w:t>) (log cm)</w:t>
        </w:r>
        <w:r w:rsidR="00A51C56" w:rsidRPr="00333E67">
          <w:rPr>
            <w:vertAlign w:val="superscript"/>
          </w:rPr>
          <w:t>2</w:t>
        </w:r>
        <w:r w:rsidR="00A51C56">
          <w:t xml:space="preserve"> / MY</w:t>
        </w:r>
      </w:ins>
      <w:ins w:id="233" w:author="O'Meara, Brian C [2]" w:date="2019-07-29T16:29:00Z">
        <w:r w:rsidR="001A5744">
          <w:t xml:space="preserve">, suggesting an expected variance at each tip due to </w:t>
        </w:r>
      </w:ins>
      <w:ins w:id="234" w:author="O'Meara, Brian C [2]" w:date="2019-07-29T16:30:00Z">
        <w:r w:rsidR="001A5744">
          <w:t>Brownian motion of 0.05 (log cm)</w:t>
        </w:r>
        <w:r w:rsidR="001A5744" w:rsidRPr="00333E67">
          <w:rPr>
            <w:vertAlign w:val="superscript"/>
          </w:rPr>
          <w:t>2</w:t>
        </w:r>
        <w:r w:rsidR="001A5744">
          <w:t xml:space="preserve"> / MY times 6.76 MY = 0.338 (log cm)</w:t>
        </w:r>
        <w:r w:rsidR="001A5744" w:rsidRPr="00333E67">
          <w:rPr>
            <w:vertAlign w:val="superscript"/>
          </w:rPr>
          <w:t>2</w:t>
        </w:r>
        <w:r w:rsidR="001A5744">
          <w:t xml:space="preserve">, so the </w:t>
        </w:r>
      </w:ins>
      <w:ins w:id="235" w:author="O'Meara, Brian C [2]" w:date="2019-07-29T16:31:00Z">
        <w:r w:rsidR="001A5744">
          <w:t xml:space="preserve">point estimate of additional variance from hybridization is less than 0.001% of what is expected from Brownian motion alone. </w:t>
        </w:r>
      </w:ins>
    </w:p>
    <w:p w14:paraId="480178E3" w14:textId="77777777" w:rsidR="005C413D" w:rsidRDefault="005C413D" w:rsidP="001116C0">
      <w:pPr>
        <w:spacing w:line="480" w:lineRule="auto"/>
        <w:jc w:val="both"/>
        <w:rPr>
          <w:ins w:id="236" w:author="O'Meara, Brian C [2]" w:date="2019-07-29T16:32:00Z"/>
        </w:rPr>
      </w:pPr>
    </w:p>
    <w:p w14:paraId="4586D33F" w14:textId="265D1CAC" w:rsidR="001116C0" w:rsidRDefault="001116C0" w:rsidP="001116C0">
      <w:pPr>
        <w:spacing w:line="480" w:lineRule="auto"/>
        <w:jc w:val="both"/>
      </w:pPr>
      <w:del w:id="237" w:author="O'Meara, Brian C [2]" w:date="2019-07-29T16:32:00Z">
        <w:r w:rsidDel="005C413D">
          <w:delText xml:space="preserve">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delText>
        </w:r>
        <m:oMath>
          <m:r>
            <w:rPr>
              <w:rFonts w:ascii="Cambria Math" w:hAnsi="Cambria Math"/>
            </w:rPr>
            <m:t>β</m:t>
          </m:r>
        </m:oMath>
        <w:r w:rsidDel="005C413D">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fixed. Model averaging across all the models suggested an estimate of </w:delText>
        </w:r>
        <m:oMath>
          <m:r>
            <w:rPr>
              <w:rFonts w:ascii="Cambria Math" w:hAnsi="Cambria Math"/>
            </w:rPr>
            <m:t>β</m:t>
          </m:r>
        </m:oMath>
        <w:r w:rsidDel="005C413D">
          <w:delText xml:space="preserve"> of 0.91 (with bounds of 0.82 to 1.09), estimate of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of 1.3e-9 log cm (effectively zero) with bounds of 1.3e-9 to 0.14 log cm. The estimate of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was 0.009 (bounds of 0.005 to 0.045) (log cm)</w:delText>
        </w:r>
        <w:r w:rsidRPr="00333E67" w:rsidDel="005C413D">
          <w:rPr>
            <w:vertAlign w:val="superscript"/>
          </w:rPr>
          <w:delText>2</w:delText>
        </w:r>
        <w:r w:rsidDel="005C413D">
          <w:delText xml:space="preserve"> / MY. The best model for cichlids had no burst of variation at hybridization events nor a bias in hybrid size (Table 1). In models where </w:delText>
        </w:r>
        <m:oMath>
          <m:r>
            <w:rPr>
              <w:rFonts w:ascii="Cambria Math" w:hAnsi="Cambria Math"/>
            </w:rPr>
            <m:t>β</m:t>
          </m:r>
        </m:oMath>
        <w:r w:rsidDel="005C413D">
          <w:delText xml:space="preserve"> was allowed to vary, the confidence interval included 1, and for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the confidence interval (and MLE in all models) included zero, again suggesting lack of evidence for evolutionary speed ups or mean changes with hybridization. Measurement error was estimated to be substantial; in fact, the model estimated no effective Brownian motion at all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estimates of zero, variance at the tip due to the evolutionary process also near zero) with all observed variance being due to just measurement error at the tips. </w:delText>
        </w:r>
      </w:del>
      <w:r>
        <w:t xml:space="preserve">For </w:t>
      </w:r>
      <w:r>
        <w:rPr>
          <w:i/>
        </w:rPr>
        <w:t>Nicotiana</w:t>
      </w:r>
      <w:r>
        <w:t xml:space="preserve">, the best model (with </w:t>
      </w:r>
      <w:del w:id="238" w:author="O'Meara, Brian C [2]" w:date="2019-07-29T16:38:00Z">
        <w:r w:rsidR="005C4F8B" w:rsidDel="00C112F6">
          <w:delText>80</w:delText>
        </w:r>
      </w:del>
      <w:ins w:id="239" w:author="O'Meara, Brian C [2]" w:date="2019-07-29T16:38:00Z">
        <w:r w:rsidR="00C112F6">
          <w:t>46</w:t>
        </w:r>
      </w:ins>
      <w:r w:rsidR="005C4F8B">
        <w:t>%</w:t>
      </w:r>
      <w:r>
        <w:t xml:space="preserve"> of the Akaike weight) had </w:t>
      </w:r>
      <m:oMath>
        <m:r>
          <w:rPr>
            <w:rFonts w:ascii="Cambria Math" w:hAnsi="Cambria Math"/>
          </w:rPr>
          <m:t>β</m:t>
        </m:r>
      </m:oMath>
      <w:r>
        <w:t xml:space="preserve"> </w:t>
      </w:r>
      <w:r w:rsidR="005C4F8B">
        <w:t>fixed at 1 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w:t>
      </w:r>
      <w:r w:rsidR="006013BC">
        <w:t xml:space="preserve">fixed at </w:t>
      </w:r>
      <w:r w:rsidR="001E6255">
        <w:t>0</w:t>
      </w:r>
      <w:ins w:id="240" w:author="O'Meara, Brian C [2]" w:date="2019-07-29T16:38:00Z">
        <w:r w:rsidR="00C112F6">
          <w:t xml:space="preserve"> but SE allowed to vary</w:t>
        </w:r>
      </w:ins>
      <w:r w:rsidR="001E6255">
        <w:t>.</w:t>
      </w:r>
      <w:r>
        <w:t xml:space="preserve"> </w:t>
      </w:r>
      <w:r w:rsidR="00966D77">
        <w:t xml:space="preserve">The </w:t>
      </w:r>
      <w:proofErr w:type="gramStart"/>
      <w:r w:rsidR="00966D77">
        <w:t>second best</w:t>
      </w:r>
      <w:proofErr w:type="gramEnd"/>
      <w:r w:rsidR="00966D77">
        <w:t xml:space="preserve"> model</w:t>
      </w:r>
      <w:r w:rsidR="002450C6">
        <w:t xml:space="preserve"> (with </w:t>
      </w:r>
      <w:del w:id="241" w:author="O'Meara, Brian C [2]" w:date="2019-07-29T16:38:00Z">
        <w:r w:rsidR="002450C6" w:rsidDel="00C112F6">
          <w:delText>20</w:delText>
        </w:r>
      </w:del>
      <w:ins w:id="242" w:author="O'Meara, Brian C [2]" w:date="2019-07-29T16:38:00Z">
        <w:r w:rsidR="00C112F6">
          <w:t>31</w:t>
        </w:r>
      </w:ins>
      <w:r w:rsidR="002450C6">
        <w:t>% of the Akaike weight)</w:t>
      </w:r>
      <w:r w:rsidR="00966D77">
        <w:t xml:space="preserve"> had </w:t>
      </w:r>
      <m:oMath>
        <m:r>
          <w:rPr>
            <w:rFonts w:ascii="Cambria Math" w:hAnsi="Cambria Math"/>
          </w:rPr>
          <m:t>β</m:t>
        </m:r>
      </m:oMath>
      <w:r w:rsidR="00966D77">
        <w:t xml:space="preserve"> </w:t>
      </w:r>
      <w:ins w:id="243" w:author="O'Meara, Brian C [2]" w:date="2019-07-29T16:39:00Z">
        <w:r w:rsidR="00C112F6">
          <w:t xml:space="preserve">and SE </w:t>
        </w:r>
      </w:ins>
      <w:r w:rsidR="00966D77">
        <w:t>as the free parameter</w:t>
      </w:r>
      <w:ins w:id="244" w:author="O'Meara, Brian C [2]" w:date="2019-07-29T16:39:00Z">
        <w:r w:rsidR="00C112F6">
          <w:t xml:space="preserve">s (in addition to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112F6">
          <w:t xml:space="preserve"> and µ, which vary in all models)</w:t>
        </w:r>
      </w:ins>
      <w:r w:rsidR="00966D77">
        <w:t xml:space="preserve"> and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966D77">
        <w:t xml:space="preserve"> </w:t>
      </w:r>
      <w:r w:rsidR="00B1306F">
        <w:t xml:space="preserve">fixed at 0. </w:t>
      </w:r>
      <w:ins w:id="245" w:author="O'Meara, Brian C [2]" w:date="2019-07-29T16:40:00Z">
        <w:r w:rsidR="00C112F6">
          <w:t xml:space="preserve">The weight of models that had SE fixed at zero was </w:t>
        </w:r>
      </w:ins>
      <w:ins w:id="246" w:author="O'Meara, Brian C [2]" w:date="2019-07-29T16:41:00Z">
        <w:r w:rsidR="00C112F6">
          <w:t xml:space="preserve">8.2e-10 %, indicating a strong preference by the data for having SE estimated. </w:t>
        </w:r>
      </w:ins>
      <w:ins w:id="247" w:author="O'Meara, Brian C [2]" w:date="2019-07-29T16:39:00Z">
        <w:r w:rsidR="00C112F6">
          <w:t>Averaging across</w:t>
        </w:r>
      </w:ins>
      <w:ins w:id="248" w:author="O'Meara, Brian C [2]" w:date="2019-07-29T16:42:00Z">
        <w:r w:rsidR="00C112F6">
          <w:t xml:space="preserve"> all the models, there is</w:t>
        </w:r>
      </w:ins>
      <w:del w:id="249" w:author="O'Meara, Brian C [2]" w:date="2019-07-29T16:42:00Z">
        <w:r w:rsidDel="00C112F6">
          <w:delText>There is</w:delText>
        </w:r>
      </w:del>
      <w:r>
        <w:t xml:space="preserve"> </w:t>
      </w:r>
      <w:r w:rsidR="00B1306F">
        <w:t>weak</w:t>
      </w:r>
      <w:r>
        <w:t xml:space="preserve"> evidence </w:t>
      </w:r>
      <w:del w:id="250" w:author="O'Meara, Brian C [2]" w:date="2019-07-29T16:42:00Z">
        <w:r w:rsidDel="00C112F6">
          <w:delText xml:space="preserve">from this </w:delText>
        </w:r>
      </w:del>
      <w:del w:id="251" w:author="O'Meara, Brian C [2]" w:date="2019-07-29T16:45:00Z">
        <w:r w:rsidDel="00C112F6">
          <w:delText xml:space="preserve">model </w:delText>
        </w:r>
      </w:del>
      <w:r>
        <w:t xml:space="preserve">that </w:t>
      </w:r>
      <m:oMath>
        <m:r>
          <w:rPr>
            <w:rFonts w:ascii="Cambria Math" w:hAnsi="Cambria Math"/>
          </w:rPr>
          <m:t>β</m:t>
        </m:r>
      </m:oMath>
      <w:r>
        <w:t xml:space="preserve"> is greater than one (</w:t>
      </w:r>
      <w:r w:rsidR="00B1306F">
        <w:t xml:space="preserve">although </w:t>
      </w:r>
      <w:r>
        <w:t xml:space="preserve">point estimate from </w:t>
      </w:r>
      <w:r w:rsidR="00B1306F">
        <w:t>this</w:t>
      </w:r>
      <w:r>
        <w:t xml:space="preserve"> model is </w:t>
      </w:r>
      <w:del w:id="252" w:author="O'Meara, Brian C [2]" w:date="2019-07-29T16:42:00Z">
        <w:r w:rsidR="00B1306F" w:rsidDel="00C112F6">
          <w:delText>1</w:delText>
        </w:r>
        <w:r w:rsidDel="00C112F6">
          <w:delText>.3</w:delText>
        </w:r>
        <w:r w:rsidR="002450C6" w:rsidDel="00C112F6">
          <w:delText xml:space="preserve"> </w:delText>
        </w:r>
      </w:del>
      <w:ins w:id="253" w:author="O'Meara, Brian C [2]" w:date="2019-07-29T16:42:00Z">
        <w:r w:rsidR="00C112F6">
          <w:t>1.2</w:t>
        </w:r>
      </w:ins>
      <w:ins w:id="254" w:author="O'Meara, Brian C [2]" w:date="2019-07-29T16:43:00Z">
        <w:r w:rsidR="00C112F6">
          <w:t>1</w:t>
        </w:r>
      </w:ins>
      <w:ins w:id="255" w:author="O'Meara, Brian C [2]" w:date="2019-07-29T16:42:00Z">
        <w:r w:rsidR="00C112F6">
          <w:t xml:space="preserve"> </w:t>
        </w:r>
      </w:ins>
      <w:r w:rsidR="002450C6">
        <w:t>which show</w:t>
      </w:r>
      <w:ins w:id="256" w:author="O'Meara, Brian C [2]" w:date="2019-07-29T16:42:00Z">
        <w:r w:rsidR="00C112F6">
          <w:t>s</w:t>
        </w:r>
      </w:ins>
      <w:r w:rsidR="002450C6">
        <w:t xml:space="preserve"> stronger hybrid vigor in hybrid</w:t>
      </w:r>
      <w:ins w:id="257" w:author="O'Meara, Brian C [2]" w:date="2019-07-29T16:42:00Z">
        <w:r w:rsidR="00C112F6">
          <w:t>s</w:t>
        </w:r>
      </w:ins>
      <w:r>
        <w:t xml:space="preserve">, </w:t>
      </w:r>
      <w:r w:rsidR="005D3BCE">
        <w:t>the</w:t>
      </w:r>
      <w:del w:id="258" w:author="O'Meara, Brian C [2]" w:date="2019-07-29T16:42:00Z">
        <w:r w:rsidR="005D3BCE" w:rsidDel="00C112F6">
          <w:delText xml:space="preserve"> 95</w:delText>
        </w:r>
        <w:r w:rsidR="000D4AC8" w:rsidDel="00C112F6">
          <w:delText xml:space="preserve"> </w:delText>
        </w:r>
        <w:r w:rsidR="005D3BCE" w:rsidDel="00C112F6">
          <w:delText>percent</w:delText>
        </w:r>
      </w:del>
      <w:r w:rsidR="005D3BCE">
        <w:t xml:space="preserve"> confidence interval</w:t>
      </w:r>
      <w:del w:id="259" w:author="O'Meara, Brian C [2]" w:date="2019-07-29T16:42:00Z">
        <w:r w:rsidR="005D3BCE" w:rsidDel="00C112F6">
          <w:delText xml:space="preserve"> (</w:delText>
        </w:r>
        <w:r w:rsidDel="00C112F6">
          <w:delText>CI</w:delText>
        </w:r>
        <w:r w:rsidR="005D3BCE" w:rsidDel="00C112F6">
          <w:delText>)</w:delText>
        </w:r>
      </w:del>
      <w:r>
        <w:t xml:space="preserve"> is</w:t>
      </w:r>
      <w:del w:id="260" w:author="O'Meara, Brian C [2]" w:date="2019-07-29T16:42:00Z">
        <w:r w:rsidDel="00C112F6">
          <w:delText xml:space="preserve"> </w:delText>
        </w:r>
        <w:r w:rsidR="00B1306F" w:rsidDel="00C112F6">
          <w:delText>0</w:delText>
        </w:r>
        <w:r w:rsidDel="00C112F6">
          <w:delText>.</w:delText>
        </w:r>
        <w:r w:rsidR="00B1306F" w:rsidDel="00C112F6">
          <w:delText>4</w:delText>
        </w:r>
        <w:r w:rsidDel="00C112F6">
          <w:delText xml:space="preserve"> to </w:delText>
        </w:r>
        <w:r w:rsidR="00B1306F" w:rsidDel="00C112F6">
          <w:delText>3</w:delText>
        </w:r>
      </w:del>
      <w:ins w:id="261" w:author="O'Meara, Brian C [2]" w:date="2019-07-29T16:42:00Z">
        <w:r w:rsidR="00C112F6">
          <w:t xml:space="preserve"> </w:t>
        </w:r>
      </w:ins>
      <w:ins w:id="262" w:author="O'Meara, Brian C [2]" w:date="2019-07-29T16:43:00Z">
        <w:r w:rsidR="00C112F6">
          <w:t>0.78 to 3.49</w:t>
        </w:r>
      </w:ins>
      <w:ins w:id="263" w:author="O'Meara, Brian C [2]" w:date="2019-07-29T16:45:00Z">
        <w:r w:rsidR="00C112F6">
          <w:t>)</w:t>
        </w:r>
      </w:ins>
      <w:del w:id="264" w:author="O'Meara, Brian C [2]" w:date="2019-07-29T16:42:00Z">
        <w:r w:rsidDel="00C112F6">
          <w:delText>.7</w:delText>
        </w:r>
      </w:del>
      <w:del w:id="265" w:author="O'Meara, Brian C [2]" w:date="2019-07-29T16:43:00Z">
        <w:r w:rsidDel="00C112F6">
          <w:delText xml:space="preserve">; model averaged estimate is </w:delText>
        </w:r>
        <w:r w:rsidR="00B1306F" w:rsidDel="00C112F6">
          <w:delText>1</w:delText>
        </w:r>
        <w:r w:rsidDel="00C112F6">
          <w:delText>)</w:delText>
        </w:r>
      </w:del>
      <w:r>
        <w:t xml:space="preserve">, suggesting that hybrid species </w:t>
      </w:r>
      <w:r w:rsidR="00B1306F">
        <w:t xml:space="preserve">may </w:t>
      </w:r>
      <w:ins w:id="266" w:author="O'Meara, Brian C" w:date="2018-07-23T15:26:00Z">
        <w:r w:rsidR="00957C07">
          <w:t xml:space="preserve">have </w:t>
        </w:r>
      </w:ins>
      <w:del w:id="267" w:author="O'Meara, Brian C" w:date="2018-07-23T15:26:00Z">
        <w:r w:rsidR="00B1306F" w:rsidDel="00957C07">
          <w:delText xml:space="preserve">not </w:delText>
        </w:r>
        <w:r w:rsidR="002450C6" w:rsidDel="00957C07">
          <w:delText xml:space="preserve">statistically significantly </w:delText>
        </w:r>
        <w:r w:rsidR="00B1306F" w:rsidDel="00957C07">
          <w:delText>have</w:delText>
        </w:r>
        <w:r w:rsidDel="00957C07">
          <w:delText xml:space="preserve"> </w:delText>
        </w:r>
      </w:del>
      <w:r>
        <w:t>higher success rates as seedlings under drought conditions than do their parents</w:t>
      </w:r>
      <w:ins w:id="268" w:author="O'Meara, Brian C" w:date="2018-07-23T15:26:00Z">
        <w:r w:rsidR="00957C07">
          <w:t xml:space="preserve"> but this is far from statistical significance</w:t>
        </w:r>
      </w:ins>
      <w:r>
        <w:t xml:space="preserve">. </w:t>
      </w:r>
      <w:del w:id="269" w:author="O'Meara, Brian C [2]" w:date="2019-07-29T16:47:00Z">
        <w:r w:rsidDel="00C112F6">
          <w:delText>There is again little evidence for increased variance at hybridization events</w:delText>
        </w:r>
      </w:del>
      <w:del w:id="270" w:author="O'Meara, Brian C [2]" w:date="2019-07-29T16:46:00Z">
        <w:r w:rsidDel="00C112F6">
          <w:delText>.</w:delText>
        </w:r>
      </w:del>
      <w:del w:id="271" w:author="O'Meara, Brian C [2]" w:date="2019-07-29T16:47:00Z">
        <w:r w:rsidDel="00C112F6">
          <w:delText xml:space="preserve"> </w:delText>
        </w:r>
      </w:del>
      <w:r>
        <w:t>Given the tree height</w:t>
      </w:r>
      <w:ins w:id="272" w:author="O'Meara, Brian C" w:date="2018-07-23T15:24:00Z">
        <w:r w:rsidR="00957C07">
          <w:t xml:space="preserve"> (distance from the root)</w:t>
        </w:r>
      </w:ins>
      <w:r>
        <w:t xml:space="preserve"> and its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rate, we expect variance at </w:t>
      </w:r>
      <w:del w:id="273" w:author="O'Meara, Brian C" w:date="2018-07-23T15:25:00Z">
        <w:r w:rsidDel="00957C07">
          <w:delText xml:space="preserve">the </w:delText>
        </w:r>
      </w:del>
      <w:ins w:id="274" w:author="O'Meara, Brian C" w:date="2018-07-23T15:25:00Z">
        <w:r w:rsidR="00957C07">
          <w:t xml:space="preserve">a </w:t>
        </w:r>
      </w:ins>
      <w:r>
        <w:t>tip</w:t>
      </w:r>
      <w:ins w:id="275" w:author="O'Meara, Brian C" w:date="2018-07-23T15:25:00Z">
        <w:r w:rsidR="00957C07">
          <w:t xml:space="preserve"> with repeated evolution</w:t>
        </w:r>
      </w:ins>
      <w:del w:id="276" w:author="O'Meara, Brian C" w:date="2018-07-23T15:25:00Z">
        <w:r w:rsidDel="00957C07">
          <w:delText>s</w:delText>
        </w:r>
      </w:del>
      <w:r>
        <w:t xml:space="preserve"> to be </w:t>
      </w:r>
      <w:del w:id="277" w:author="O'Meara, Brian C [2]" w:date="2019-07-29T16:46:00Z">
        <w:r w:rsidR="00556FAA" w:rsidDel="00C112F6">
          <w:delText>1</w:delText>
        </w:r>
        <w:r w:rsidDel="00C112F6">
          <w:delText>.</w:delText>
        </w:r>
        <w:r w:rsidR="00556FAA" w:rsidDel="00C112F6">
          <w:delText>1</w:delText>
        </w:r>
      </w:del>
      <w:ins w:id="278" w:author="O'Meara, Brian C [2]" w:date="2019-07-29T16:46:00Z">
        <w:r w:rsidR="00C112F6">
          <w:t>0.37</w:t>
        </w:r>
      </w:ins>
      <w:r>
        <w:t xml:space="preserve">; from measurement error, there is an additional </w:t>
      </w:r>
      <w:del w:id="279" w:author="O'Meara, Brian C [2]" w:date="2019-07-29T16:46:00Z">
        <w:r w:rsidDel="00C112F6">
          <w:delText>0.</w:delText>
        </w:r>
        <w:r w:rsidR="006013BC" w:rsidDel="00C112F6">
          <w:delText>2</w:delText>
        </w:r>
      </w:del>
      <w:ins w:id="280" w:author="O'Meara, Brian C [2]" w:date="2019-07-29T16:46:00Z">
        <w:r w:rsidR="00C112F6">
          <w:t>0.</w:t>
        </w:r>
      </w:ins>
      <w:ins w:id="281" w:author="O'Meara, Brian C [2]" w:date="2019-07-29T16:47:00Z">
        <w:r w:rsidR="00C112F6">
          <w:t>41</w:t>
        </w:r>
      </w:ins>
      <w:r>
        <w:t xml:space="preserve"> variance</w:t>
      </w:r>
      <w:del w:id="282" w:author="O'Meara, Brian C [2]" w:date="2019-07-29T16:47:00Z">
        <w:r w:rsidDel="00C112F6">
          <w:delText xml:space="preserve"> (both in units of log((seedling survival)</w:delText>
        </w:r>
        <w:r w:rsidRPr="000B0948" w:rsidDel="00C112F6">
          <w:rPr>
            <w:vertAlign w:val="superscript"/>
          </w:rPr>
          <w:delText>2</w:delText>
        </w:r>
        <w:r w:rsidDel="00C112F6">
          <w:delText>)</w:delText>
        </w:r>
      </w:del>
      <w:ins w:id="283" w:author="O'Meara, Brian C [2]" w:date="2019-07-29T16:47:00Z">
        <w:r w:rsidR="00C112F6">
          <w:t>,</w:t>
        </w:r>
      </w:ins>
      <w:del w:id="284" w:author="O'Meara, Brian C [2]" w:date="2019-07-29T16:47:00Z">
        <w:r w:rsidDel="00C112F6">
          <w:delText>),</w:delText>
        </w:r>
      </w:del>
      <w:ins w:id="285" w:author="O'Meara, Brian C [2]" w:date="2019-07-29T16:47:00Z">
        <w:r w:rsidR="00C112F6">
          <w:t xml:space="preserve"> and only 0.01 variance from hybridization (all in units of log((seedling survival)</w:t>
        </w:r>
        <w:r w:rsidR="00C112F6" w:rsidRPr="000B0948">
          <w:rPr>
            <w:vertAlign w:val="superscript"/>
          </w:rPr>
          <w:t>2</w:t>
        </w:r>
        <w:r w:rsidR="00C112F6">
          <w:t>)),</w:t>
        </w:r>
      </w:ins>
      <w:r>
        <w:t xml:space="preserve"> suggesting meaningful Brownian motion on the tree but still quite important measurement variance</w:t>
      </w:r>
      <w:ins w:id="286" w:author="O'Meara, Brian C [2]" w:date="2019-07-29T16:48:00Z">
        <w:r w:rsidR="00C112F6">
          <w:t xml:space="preserve"> and little influence of increased variance at hybridization events (</w:t>
        </w:r>
        <w:r w:rsidR="009B3A23">
          <w:t xml:space="preserve">in terms of variance at a hybrid tip, </w:t>
        </w:r>
      </w:ins>
      <w:ins w:id="287" w:author="O'Meara, Brian C [2]" w:date="2019-07-29T16:49:00Z">
        <w:r w:rsidR="009B3A23">
          <w:t xml:space="preserve">47% of the variance should come from Brownian motion, 52% from measurement error, and </w:t>
        </w:r>
      </w:ins>
      <w:ins w:id="288" w:author="O'Meara, Brian C [2]" w:date="2019-07-29T16:50:00Z">
        <w:r w:rsidR="009B3A23">
          <w:t xml:space="preserve">2% from the hybridization process itself: and note the confidence interval for the last measure includes zero). </w:t>
        </w:r>
      </w:ins>
      <w:del w:id="289" w:author="O'Meara, Brian C [2]" w:date="2019-07-29T16:48:00Z">
        <w:r w:rsidRPr="00A54453" w:rsidDel="00C112F6">
          <w:delText xml:space="preserve">. </w:delText>
        </w:r>
      </w:del>
    </w:p>
    <w:p w14:paraId="6062E0CA" w14:textId="63338533" w:rsidR="001116C0" w:rsidRDefault="008E018C" w:rsidP="001116C0">
      <w:pPr>
        <w:spacing w:line="480" w:lineRule="auto"/>
      </w:pPr>
      <w:ins w:id="290" w:author="O'Meara, Brian C [2]" w:date="2019-07-30T12:46:00Z">
        <w:r>
          <w:rPr>
            <w:noProof/>
          </w:rPr>
          <w:lastRenderedPageBreak/>
          <w:drawing>
            <wp:inline distT="0" distB="0" distL="0" distR="0" wp14:anchorId="4A89F3DB" wp14:editId="04B06B28">
              <wp:extent cx="4924274" cy="32129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iricalResults.pdf"/>
                      <pic:cNvPicPr/>
                    </pic:nvPicPr>
                    <pic:blipFill rotWithShape="1">
                      <a:blip r:embed="rId13"/>
                      <a:srcRect l="8187" t="8726" r="8962" b="49502"/>
                      <a:stretch/>
                    </pic:blipFill>
                    <pic:spPr bwMode="auto">
                      <a:xfrm>
                        <a:off x="0" y="0"/>
                        <a:ext cx="4924332" cy="3213021"/>
                      </a:xfrm>
                      <a:prstGeom prst="rect">
                        <a:avLst/>
                      </a:prstGeom>
                      <a:ln>
                        <a:noFill/>
                      </a:ln>
                      <a:extLst>
                        <a:ext uri="{53640926-AAD7-44D8-BBD7-CCE9431645EC}">
                          <a14:shadowObscured xmlns:a14="http://schemas.microsoft.com/office/drawing/2010/main"/>
                        </a:ext>
                      </a:extLst>
                    </pic:spPr>
                  </pic:pic>
                </a:graphicData>
              </a:graphic>
            </wp:inline>
          </w:drawing>
        </w:r>
      </w:ins>
    </w:p>
    <w:p w14:paraId="4C569B78" w14:textId="0FC136FB" w:rsidR="001116C0" w:rsidDel="008E018C" w:rsidRDefault="001116C0" w:rsidP="001116C0">
      <w:pPr>
        <w:spacing w:line="480" w:lineRule="auto"/>
        <w:rPr>
          <w:del w:id="291" w:author="O'Meara, Brian C [2]" w:date="2019-07-30T12:43:00Z"/>
        </w:rPr>
      </w:pPr>
    </w:p>
    <w:p w14:paraId="31972EA0" w14:textId="0266F781" w:rsidR="001116C0" w:rsidDel="008E018C" w:rsidRDefault="001116C0" w:rsidP="001116C0">
      <w:pPr>
        <w:spacing w:line="480" w:lineRule="auto"/>
        <w:rPr>
          <w:del w:id="292" w:author="O'Meara, Brian C [2]" w:date="2019-07-30T12:43:00Z"/>
        </w:rPr>
      </w:pPr>
    </w:p>
    <w:p w14:paraId="0FE47669" w14:textId="048D9BC0" w:rsidR="001116C0" w:rsidDel="008E018C" w:rsidRDefault="00E03597" w:rsidP="001116C0">
      <w:pPr>
        <w:spacing w:line="480" w:lineRule="auto"/>
        <w:rPr>
          <w:del w:id="293" w:author="O'Meara, Brian C [2]" w:date="2019-07-30T12:43:00Z"/>
        </w:rPr>
      </w:pPr>
      <w:del w:id="294" w:author="O'Meara, Brian C [2]" w:date="2019-07-29T16:50:00Z">
        <w:r w:rsidRPr="0055499D" w:rsidDel="0055499D">
          <w:rPr>
            <w:noProof/>
            <w:sz w:val="18"/>
            <w:szCs w:val="18"/>
            <w:highlight w:val="yellow"/>
            <w:lang w:eastAsia="zh-TW"/>
            <w:rPrChange w:id="295" w:author="O'Meara, Brian C [2]" w:date="2019-07-29T16:50:00Z">
              <w:rPr>
                <w:noProof/>
                <w:sz w:val="18"/>
                <w:szCs w:val="18"/>
                <w:lang w:eastAsia="zh-TW"/>
              </w:rPr>
            </w:rPrChange>
          </w:rPr>
          <w:drawing>
            <wp:inline distT="0" distB="0" distL="0" distR="0" wp14:anchorId="061E4BFA" wp14:editId="03F1C523">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del>
    </w:p>
    <w:p w14:paraId="4A9F5C28" w14:textId="77777777" w:rsidR="001116C0" w:rsidRDefault="001116C0" w:rsidP="001116C0">
      <w:pPr>
        <w:spacing w:line="480" w:lineRule="auto"/>
      </w:pPr>
    </w:p>
    <w:p w14:paraId="5E9F4558" w14:textId="61F634A5" w:rsidR="001116C0" w:rsidRDefault="001116C0" w:rsidP="001116C0">
      <w:pPr>
        <w:spacing w:line="480" w:lineRule="auto"/>
        <w:rPr>
          <w:lang w:eastAsia="zh-TW"/>
        </w:rPr>
      </w:pPr>
      <w:r w:rsidRPr="00A54453">
        <w:t>T</w:t>
      </w:r>
      <w:r w:rsidRPr="00A54453">
        <w:rPr>
          <w:sz w:val="20"/>
          <w:szCs w:val="20"/>
          <w:lang w:eastAsia="zh-TW"/>
        </w:rPr>
        <w:t>ABLE</w:t>
      </w:r>
      <w:r w:rsidRPr="00A54453">
        <w:t xml:space="preserve"> </w:t>
      </w:r>
      <w:ins w:id="296" w:author="O'Meara, Brian C [2]" w:date="2019-07-30T12:48:00Z">
        <w:r w:rsidR="001E5FFD">
          <w:t>2</w:t>
        </w:r>
      </w:ins>
      <w:del w:id="297" w:author="O'Meara, Brian C [2]" w:date="2019-07-30T12:48:00Z">
        <w:r w:rsidDel="001E5FFD">
          <w:delText>1</w:delText>
        </w:r>
      </w:del>
      <w:r w:rsidRPr="00A54453">
        <w:t xml:space="preserve">: </w:t>
      </w:r>
      <w:r w:rsidRPr="00A54453">
        <w:rPr>
          <w:lang w:eastAsia="zh-TW"/>
        </w:rPr>
        <w:t>Model fitting</w:t>
      </w:r>
      <w:r>
        <w:rPr>
          <w:lang w:eastAsia="zh-TW"/>
        </w:rPr>
        <w:t xml:space="preserve"> for</w:t>
      </w:r>
      <w:r w:rsidRPr="00A54453">
        <w:rPr>
          <w:lang w:eastAsia="zh-TW"/>
        </w:rPr>
        <w:t xml:space="preserve"> the </w:t>
      </w:r>
      <w:ins w:id="298" w:author="O'Meara, Brian C [2]" w:date="2019-07-30T11:39:00Z">
        <w:r w:rsidR="000D7D4D">
          <w:rPr>
            <w:lang w:eastAsia="zh-TW"/>
          </w:rPr>
          <w:t xml:space="preserve">tobacco </w:t>
        </w:r>
      </w:ins>
      <w:ins w:id="299" w:author="O'Meara, Brian C [2]" w:date="2019-07-30T12:42:00Z">
        <w:r w:rsidR="008E018C">
          <w:rPr>
            <w:lang w:eastAsia="zh-TW"/>
          </w:rPr>
          <w:t xml:space="preserve">and </w:t>
        </w:r>
      </w:ins>
      <w:r w:rsidRPr="00A54453">
        <w:rPr>
          <w:lang w:eastAsia="zh-TW"/>
        </w:rPr>
        <w:t xml:space="preserve">cichlid </w:t>
      </w:r>
      <w:del w:id="300" w:author="O'Meara, Brian C [2]" w:date="2019-07-30T11:39:00Z">
        <w:r w:rsidDel="000D7D4D">
          <w:rPr>
            <w:lang w:eastAsia="zh-TW"/>
          </w:rPr>
          <w:delText xml:space="preserve">and tobacco </w:delText>
        </w:r>
      </w:del>
      <w:r w:rsidRPr="00A54453">
        <w:rPr>
          <w:lang w:eastAsia="zh-TW"/>
        </w:rPr>
        <w:t xml:space="preserve">data. In this table, </w:t>
      </w:r>
      <w:proofErr w:type="spellStart"/>
      <w:r>
        <w:t>NegLogL</w:t>
      </w:r>
      <w:proofErr w:type="spellEnd"/>
      <w:r w:rsidRPr="004C251B">
        <w:t xml:space="preserve"> is the negative log likelihood</w:t>
      </w:r>
      <w:r>
        <w:t xml:space="preserve"> of the model</w:t>
      </w:r>
      <w:r w:rsidRPr="004C251B">
        <w:t xml:space="preserve">, </w:t>
      </w:r>
      <m:oMath>
        <m:r>
          <w:rPr>
            <w:rFonts w:ascii="Cambria Math" w:hAnsi="Cambria Math"/>
          </w:rPr>
          <m:t>K</m:t>
        </m:r>
      </m:oMath>
      <w:r>
        <w:t xml:space="preserve"> </w:t>
      </w:r>
      <w:r w:rsidRPr="004C251B">
        <w:t>is the number of</w:t>
      </w:r>
      <w:r>
        <w:t xml:space="preserve"> free</w:t>
      </w:r>
      <w:r w:rsidRPr="004C251B">
        <w:t xml:space="preserve"> parameters,</w:t>
      </w:r>
      <w:r w:rsidRPr="00A54453">
        <w:rPr>
          <w:lang w:eastAsia="zh-TW"/>
        </w:rPr>
        <w:t xml:space="preserve"> </w:t>
      </w:r>
      <m:oMath>
        <m:r>
          <m:rPr>
            <m:sty m:val="p"/>
          </m:rPr>
          <w:rPr>
            <w:rFonts w:ascii="Cambria Math" w:hAnsi="Cambria Math"/>
            <w:lang w:eastAsia="zh-TW"/>
          </w:rPr>
          <m:t>∆AICc</m:t>
        </m:r>
      </m:oMath>
      <w:r w:rsidRPr="00A54453">
        <w:rPr>
          <w:lang w:eastAsia="zh-TW"/>
        </w:rPr>
        <w:t xml:space="preserve"> is calculated by subtracting the AICc value from the lowest AICc value</w:t>
      </w:r>
      <w:r>
        <w:rPr>
          <w:lang w:eastAsia="zh-TW"/>
        </w:rPr>
        <w:t xml:space="preserve"> among the four models, </w:t>
      </w:r>
      <w:r w:rsidRPr="00A54453">
        <w:rPr>
          <w:lang w:eastAsia="zh-TW"/>
        </w:rPr>
        <w:t>Akaike</w:t>
      </w:r>
      <w:r>
        <w:rPr>
          <w:lang w:eastAsia="zh-TW"/>
        </w:rPr>
        <w:t xml:space="preserve"> w</w:t>
      </w:r>
      <w:r w:rsidRPr="00A54453">
        <w:rPr>
          <w:lang w:eastAsia="zh-TW"/>
        </w:rPr>
        <w:t>eight</w:t>
      </w:r>
      <w:r>
        <w:rPr>
          <w:lang w:eastAsia="zh-TW"/>
        </w:rPr>
        <w:t xml:space="preserve"> is</w:t>
      </w:r>
      <w:r w:rsidRPr="00A54453">
        <w:rPr>
          <w:lang w:eastAsia="zh-TW"/>
        </w:rPr>
        <w:t xml:space="preserve"> calculated by</w:t>
      </w:r>
      <w:r>
        <w:rPr>
          <w:lang w:eastAsia="zh-TW"/>
        </w:rPr>
        <w:t xml:space="preserve"> </w: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r>
              <m:rPr>
                <m:sty m:val="p"/>
              </m:rPr>
              <w:rPr>
                <w:rFonts w:ascii="Cambria Math" w:hAnsi="Cambria Math"/>
                <w:lang w:eastAsia="zh-TW"/>
              </w:rPr>
              <m:t xml:space="preserve">-0.5∆AICc </m:t>
            </m:r>
            <m:r>
              <w:rPr>
                <w:rFonts w:ascii="Cambria Math" w:hAnsi="Cambria Math"/>
                <w:lang w:eastAsia="zh-TW"/>
              </w:rPr>
              <m:t>)</m:t>
            </m:r>
          </m:e>
        </m:func>
      </m:oMath>
      <w:r>
        <w:rPr>
          <w:lang w:eastAsia="zh-TW"/>
        </w:rPr>
        <w:t xml:space="preserve"> and then normalizing the weights. </w:t>
      </w:r>
      <w:ins w:id="301" w:author="O'Meara, Brian C [2]" w:date="2019-07-30T11:44:00Z">
        <w:r w:rsidR="005D3418">
          <w:rPr>
            <w:lang w:eastAsia="zh-TW"/>
          </w:rPr>
          <w:t>Some of the models have fixed parameter values: for example, the SM__E model</w:t>
        </w:r>
      </w:ins>
      <w:ins w:id="302" w:author="O'Meara, Brian C [2]" w:date="2019-07-30T11:46:00Z">
        <w:r w:rsidR="005D3418">
          <w:rPr>
            <w:lang w:eastAsia="zh-TW"/>
          </w:rPr>
          <w:t xml:space="preserve"> in the first row</w:t>
        </w:r>
      </w:ins>
      <w:ins w:id="303" w:author="O'Meara, Brian C [2]" w:date="2019-07-30T11:44:00Z">
        <w:r w:rsidR="005D3418">
          <w:rPr>
            <w:lang w:eastAsia="zh-TW"/>
          </w:rPr>
          <w:t xml:space="preserve"> estimates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D3418">
          <w:t xml:space="preserve"> (S, for </w:t>
        </w:r>
        <w:r w:rsidR="005D3418">
          <w:rPr>
            <w:b/>
            <w:bCs/>
          </w:rPr>
          <w:t>s</w:t>
        </w:r>
        <w:r w:rsidR="005D3418">
          <w:t xml:space="preserve">igma-squared), µ (M, for </w:t>
        </w:r>
        <w:r w:rsidR="005D3418">
          <w:rPr>
            <w:b/>
            <w:bCs/>
          </w:rPr>
          <w:t>m</w:t>
        </w:r>
      </w:ins>
      <w:ins w:id="304" w:author="O'Meara, Brian C [2]" w:date="2019-07-30T11:45:00Z">
        <w:r w:rsidR="005D3418">
          <w:t>ean</w:t>
        </w:r>
      </w:ins>
      <w:ins w:id="305" w:author="O'Meara, Brian C [2]" w:date="2019-07-30T11:44:00Z">
        <w:r w:rsidR="005D3418">
          <w:t>)</w:t>
        </w:r>
      </w:ins>
      <w:ins w:id="306" w:author="O'Meara, Brian C [2]" w:date="2019-07-30T11:45:00Z">
        <w:r w:rsidR="005D3418">
          <w:t>, and SE (E for S</w:t>
        </w:r>
        <w:r w:rsidR="005D3418">
          <w:rPr>
            <w:b/>
            <w:bCs/>
          </w:rPr>
          <w:t>E</w:t>
        </w:r>
        <w:r w:rsidR="005D3418">
          <w:t>) but</w:t>
        </w:r>
      </w:ins>
      <w:ins w:id="307" w:author="O'Meara, Brian C [2]" w:date="2019-07-30T11:46:00Z">
        <w:r w:rsidR="005D3418">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5D3418">
          <w:t xml:space="preserve"> (V for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5D3418">
          <w:t>) and</w:t>
        </w:r>
      </w:ins>
      <w:ins w:id="308" w:author="O'Meara, Brian C [2]" w:date="2019-07-30T11:45:00Z">
        <w:r w:rsidR="005D3418">
          <w:t xml:space="preserve"> </w:t>
        </w:r>
        <m:oMath>
          <m:r>
            <w:rPr>
              <w:rFonts w:ascii="Cambria Math" w:hAnsi="Cambria Math"/>
            </w:rPr>
            <m:t>β</m:t>
          </m:r>
        </m:oMath>
        <w:r w:rsidR="005D3418" w:rsidDel="005D3418">
          <w:rPr>
            <w:lang w:eastAsia="zh-TW"/>
          </w:rPr>
          <w:t xml:space="preserve"> </w:t>
        </w:r>
        <w:r w:rsidR="005D3418">
          <w:rPr>
            <w:lang w:eastAsia="zh-TW"/>
          </w:rPr>
          <w:t xml:space="preserve">(B for </w:t>
        </w:r>
        <w:r w:rsidR="005D3418">
          <w:rPr>
            <w:b/>
            <w:bCs/>
            <w:lang w:eastAsia="zh-TW"/>
          </w:rPr>
          <w:t>b</w:t>
        </w:r>
        <w:r w:rsidR="005D3418">
          <w:rPr>
            <w:lang w:eastAsia="zh-TW"/>
          </w:rPr>
          <w:t xml:space="preserve">eta) </w:t>
        </w:r>
      </w:ins>
      <w:ins w:id="309" w:author="O'Meara, Brian C [2]" w:date="2019-07-30T11:46:00Z">
        <w:r w:rsidR="005D3418">
          <w:rPr>
            <w:lang w:eastAsia="zh-TW"/>
          </w:rPr>
          <w:t>are fixed at values of 0 and 1 (thus the no precision</w:t>
        </w:r>
      </w:ins>
      <w:ins w:id="310" w:author="O'Meara, Brian C [2]" w:date="2019-07-30T11:45:00Z">
        <w:r w:rsidR="005D3418">
          <w:rPr>
            <w:lang w:eastAsia="zh-TW"/>
          </w:rPr>
          <w:t xml:space="preserve"> </w:t>
        </w:r>
      </w:ins>
      <w:ins w:id="311" w:author="O'Meara, Brian C [2]" w:date="2019-07-30T11:46:00Z">
        <w:r w:rsidR="005D3418">
          <w:rPr>
            <w:lang w:eastAsia="zh-TW"/>
          </w:rPr>
          <w:t>o</w:t>
        </w:r>
      </w:ins>
      <w:ins w:id="312" w:author="O'Meara, Brian C [2]" w:date="2019-07-30T11:47:00Z">
        <w:r w:rsidR="005D3418">
          <w:rPr>
            <w:lang w:eastAsia="zh-TW"/>
          </w:rPr>
          <w:t>n those values for that row).</w:t>
        </w:r>
        <w:r w:rsidR="00AB5D3D">
          <w:rPr>
            <w:lang w:eastAsia="zh-TW"/>
          </w:rPr>
          <w:t xml:space="preserve"> The SMVBE estimates all five parameters and so forth.</w:t>
        </w:r>
      </w:ins>
      <w:del w:id="313" w:author="O'Meara, Brian C [2]" w:date="2019-07-30T11:43:00Z">
        <w:r w:rsidDel="005D3418">
          <w:rPr>
            <w:lang w:eastAsia="zh-TW"/>
          </w:rPr>
          <w:delText xml:space="preserve">SE is the estimated standard error; variance over the tree is </w:delText>
        </w:r>
        <w:r w:rsidRPr="00F42285" w:rsidDel="005D3418">
          <w:rPr>
            <w:lang w:eastAsia="zh-TW"/>
          </w:rPr>
          <w:delText>σ</w:delText>
        </w:r>
        <w:r w:rsidRPr="00F42285" w:rsidDel="005D3418">
          <w:rPr>
            <w:vertAlign w:val="superscript"/>
            <w:lang w:eastAsia="zh-TW"/>
          </w:rPr>
          <w:delText>2</w:delText>
        </w:r>
        <w:r w:rsidDel="005D3418">
          <w:rPr>
            <w:lang w:eastAsia="zh-TW"/>
          </w:rPr>
          <w:delText xml:space="preserve"> times tree height. The relative ratio of standard error and the variance coming from the evolutionary process gives an indication of the importance of each.</w:delText>
        </w:r>
        <w:r w:rsidRPr="00F42285" w:rsidDel="005D3418">
          <w:rPr>
            <w:lang w:eastAsia="zh-TW"/>
          </w:rPr>
          <w:delText xml:space="preserve"> </w:delText>
        </w:r>
        <w:r w:rsidDel="005D3418">
          <w:rPr>
            <w:lang w:eastAsia="zh-TW"/>
          </w:rPr>
          <w:delText xml:space="preserve">Parameter estimates </w:delText>
        </w:r>
        <w:r w:rsidRPr="00A54453" w:rsidDel="005D3418">
          <w:rPr>
            <w:lang w:eastAsia="zh-TW"/>
          </w:rPr>
          <w:delText xml:space="preserve">and </w:delText>
        </w:r>
        <w:r w:rsidDel="005D3418">
          <w:rPr>
            <w:lang w:eastAsia="zh-TW"/>
          </w:rPr>
          <w:delText>their</w:delText>
        </w:r>
        <w:r w:rsidRPr="00A54453" w:rsidDel="005D3418">
          <w:rPr>
            <w:lang w:eastAsia="zh-TW"/>
          </w:rPr>
          <w:delText xml:space="preserve"> </w:delText>
        </w:r>
        <w:r w:rsidDel="005D3418">
          <w:rPr>
            <w:lang w:eastAsia="zh-TW"/>
          </w:rPr>
          <w:delText xml:space="preserve">adaptive confidence intervals </w:delText>
        </w:r>
        <w:r w:rsidRPr="00A54453" w:rsidDel="005D3418">
          <w:rPr>
            <w:lang w:eastAsia="zh-TW"/>
          </w:rPr>
          <w:delText>are reported.</w:delText>
        </w:r>
        <w:r w:rsidDel="005D3418">
          <w:rPr>
            <w:lang w:eastAsia="zh-TW"/>
          </w:rPr>
          <w:delText xml:space="preserve"> </w:delText>
        </w:r>
        <w:r w:rsidRPr="00A54453" w:rsidDel="005D3418">
          <w:delText>The model</w:delText>
        </w:r>
        <w:r w:rsidDel="005D3418">
          <w:delText xml:space="preserve"> </w:delText>
        </w:r>
        <w:r w:rsidRPr="00A54453" w:rsidDel="005D3418">
          <w:delText>averaged</w:delText>
        </w:r>
        <w:r w:rsidR="00F43B23" w:rsidDel="005D3418">
          <w:delText>-</w:delText>
        </w:r>
        <w:r w:rsidDel="005D3418">
          <w:delText xml:space="preserve">parameter </w:delText>
        </w:r>
        <w:r w:rsidRPr="00A54453" w:rsidDel="005D3418">
          <w:delText>estimate</w:delText>
        </w:r>
        <w:r w:rsidDel="005D3418">
          <w:delText>s (Burham and Anderson 2004)</w:delText>
        </w:r>
        <w:r w:rsidRPr="00A54453" w:rsidDel="005D3418">
          <w:delText xml:space="preserve"> </w:delText>
        </w:r>
        <m:oMath>
          <m:r>
            <w:rPr>
              <w:rFonts w:ascii="Cambria Math" w:hAnsi="Cambria Math"/>
            </w:rPr>
            <m:t xml:space="preserve"> </m:t>
          </m:r>
          <m:acc>
            <m:accPr>
              <m:ctrlPr>
                <w:rPr>
                  <w:rFonts w:ascii="Cambria Math" w:hAnsi="Cambria Math"/>
                  <w:i/>
                </w:rPr>
              </m:ctrlPr>
            </m:accPr>
            <m:e>
              <m:acc>
                <m:accPr>
                  <m:chr m:val="̅"/>
                  <m:ctrlPr>
                    <w:rPr>
                      <w:rFonts w:ascii="Cambria Math" w:hAnsi="Cambria Math"/>
                      <w:i/>
                    </w:rPr>
                  </m:ctrlPr>
                </m:accPr>
                <m:e>
                  <m:r>
                    <w:rPr>
                      <w:rFonts w:ascii="Cambria Math" w:hAnsi="Cambria Math"/>
                    </w:rPr>
                    <m:t>θ</m:t>
                  </m:r>
                </m:e>
              </m:acc>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e>
          </m:nary>
        </m:oMath>
        <w:r w:rsidRPr="00A54453" w:rsidDel="005D3418">
          <w:delText xml:space="preserve"> </w:delText>
        </w:r>
        <w:r w:rsidDel="005D3418">
          <w:rPr>
            <w:lang w:eastAsia="zh-TW"/>
          </w:rPr>
          <w:delText xml:space="preserve">are reported </w:delText>
        </w:r>
        <w:r w:rsidRPr="00A54453" w:rsidDel="005D3418">
          <w:delText xml:space="preserve">where </w:delTex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Pr="00A54453" w:rsidDel="005D3418">
          <w:rPr>
            <w:lang w:eastAsia="zh-TW"/>
          </w:rPr>
          <w:delText xml:space="preserve">is the Akaike weight for the </w:delText>
        </w:r>
        <w:r w:rsidRPr="00A54453" w:rsidDel="005D3418">
          <w:rPr>
            <w:i/>
          </w:rPr>
          <w:delText>i</w:delText>
        </w:r>
        <w:r w:rsidRPr="00A54453" w:rsidDel="005D3418">
          <w:delText>th</w:delText>
        </w:r>
        <w:r w:rsidDel="005D3418">
          <w:rPr>
            <w:lang w:eastAsia="zh-TW"/>
          </w:rPr>
          <w:delText xml:space="preserve"> model.</w:delText>
        </w:r>
      </w:del>
    </w:p>
    <w:p w14:paraId="2DCFBF0B" w14:textId="77777777" w:rsidR="001116C0" w:rsidRDefault="001116C0" w:rsidP="001116C0">
      <w:pPr>
        <w:spacing w:line="480" w:lineRule="auto"/>
        <w:ind w:right="396"/>
        <w:rPr>
          <w:rFonts w:eastAsia="DFKai-SB"/>
          <w:lang w:eastAsia="zh-TW"/>
        </w:rPr>
      </w:pPr>
    </w:p>
    <w:p w14:paraId="15E0DC18" w14:textId="4E2750B6" w:rsidR="001116C0" w:rsidDel="00B606C6" w:rsidRDefault="00B606C6" w:rsidP="001116C0">
      <w:pPr>
        <w:spacing w:line="480" w:lineRule="auto"/>
        <w:ind w:right="396"/>
        <w:rPr>
          <w:del w:id="314" w:author="O'Meara, Brian C [2]" w:date="2019-07-30T12:42:00Z"/>
          <w:rFonts w:eastAsia="DFKai-SB"/>
          <w:lang w:eastAsia="zh-TW"/>
        </w:rPr>
      </w:pPr>
      <w:ins w:id="315" w:author="O'Meara, Brian C [2]" w:date="2019-07-30T12:42:00Z">
        <w:r>
          <w:rPr>
            <w:rFonts w:eastAsia="DFKai-SB"/>
            <w:noProof/>
            <w:lang w:eastAsia="zh-TW"/>
          </w:rPr>
          <w:lastRenderedPageBreak/>
          <w:drawing>
            <wp:inline distT="0" distB="0" distL="0" distR="0" wp14:anchorId="55503EDE" wp14:editId="3976EBBD">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chlidUnivariateResults.pdf"/>
                      <pic:cNvPicPr/>
                    </pic:nvPicPr>
                    <pic:blipFill>
                      <a:blip r:embed="rId15"/>
                      <a:stretch>
                        <a:fillRect/>
                      </a:stretch>
                    </pic:blipFill>
                    <pic:spPr>
                      <a:xfrm>
                        <a:off x="0" y="0"/>
                        <a:ext cx="5943600" cy="2971800"/>
                      </a:xfrm>
                      <a:prstGeom prst="rect">
                        <a:avLst/>
                      </a:prstGeom>
                    </pic:spPr>
                  </pic:pic>
                </a:graphicData>
              </a:graphic>
            </wp:inline>
          </w:drawing>
        </w:r>
      </w:ins>
      <w:del w:id="316" w:author="O'Meara, Brian C [2]" w:date="2019-07-30T12:30:00Z">
        <w:r w:rsidR="00C248BE" w:rsidDel="00B433F4">
          <w:rPr>
            <w:rFonts w:eastAsia="DFKai-SB"/>
            <w:noProof/>
            <w:lang w:eastAsia="zh-TW"/>
          </w:rPr>
          <w:drawing>
            <wp:inline distT="0" distB="0" distL="0" distR="0" wp14:anchorId="0ECCD9C6" wp14:editId="43D42EC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0FE7F97C" w14:textId="77777777" w:rsidR="00B606C6" w:rsidRDefault="00B606C6" w:rsidP="001116C0">
      <w:pPr>
        <w:spacing w:line="480" w:lineRule="auto"/>
        <w:ind w:right="396"/>
        <w:rPr>
          <w:ins w:id="317" w:author="O'Meara, Brian C [2]" w:date="2019-07-30T12:42:00Z"/>
          <w:rFonts w:eastAsia="DFKai-SB"/>
          <w:lang w:eastAsia="zh-TW"/>
        </w:rPr>
      </w:pPr>
    </w:p>
    <w:p w14:paraId="5678DB5B" w14:textId="298CDA39" w:rsidR="00E53089" w:rsidRDefault="001116C0" w:rsidP="001116C0">
      <w:pPr>
        <w:spacing w:line="480" w:lineRule="auto"/>
        <w:ind w:right="396"/>
        <w:rPr>
          <w:rFonts w:eastAsia="DFKai-SB"/>
          <w:lang w:eastAsia="zh-TW"/>
        </w:rPr>
      </w:pPr>
      <w:r>
        <w:rPr>
          <w:rFonts w:eastAsia="DFKai-SB"/>
          <w:lang w:eastAsia="zh-TW"/>
        </w:rPr>
        <w:t>Figure 5</w:t>
      </w:r>
      <w:r w:rsidRPr="00A54453">
        <w:rPr>
          <w:rFonts w:eastAsia="DFKai-SB"/>
          <w:lang w:eastAsia="zh-TW"/>
        </w:rPr>
        <w:t>. The adapt</w:t>
      </w:r>
      <w:r>
        <w:rPr>
          <w:rFonts w:eastAsia="DFKai-SB"/>
          <w:lang w:eastAsia="zh-TW"/>
        </w:rPr>
        <w:t>ive confidence intervals for the free parameters of the best model for cichlids</w:t>
      </w:r>
      <w:r w:rsidRPr="00A54453">
        <w:rPr>
          <w:rFonts w:eastAsia="DFKai-SB"/>
          <w:lang w:eastAsia="zh-TW"/>
        </w:rPr>
        <w:t>. In each plot the vertical axis represents the negative log likelihood value and the horizontal axis represents a wide parameter range. The red dot at the lowest y-axis value represent</w:t>
      </w:r>
      <w:r>
        <w:rPr>
          <w:rFonts w:eastAsia="DFKai-SB"/>
          <w:lang w:eastAsia="zh-TW"/>
        </w:rPr>
        <w:t>s</w:t>
      </w:r>
      <w:r w:rsidRPr="00A54453">
        <w:rPr>
          <w:rFonts w:eastAsia="DFKai-SB"/>
          <w:lang w:eastAsia="zh-TW"/>
        </w:rPr>
        <w:t xml:space="preserve"> the MLE estimated</w:t>
      </w:r>
      <w:r>
        <w:rPr>
          <w:rFonts w:eastAsia="DFKai-SB"/>
          <w:lang w:eastAsia="zh-TW"/>
        </w:rPr>
        <w:t xml:space="preserve"> from the overall search</w:t>
      </w:r>
      <w:r w:rsidRPr="00A54453">
        <w:rPr>
          <w:rFonts w:eastAsia="DFKai-SB"/>
          <w:lang w:eastAsia="zh-TW"/>
        </w:rPr>
        <w:t>.</w:t>
      </w:r>
      <w:r>
        <w:rPr>
          <w:rFonts w:eastAsia="DFKai-SB"/>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eastAsia="DFKai-SB"/>
          <w:lang w:eastAsia="zh-TW"/>
        </w:rPr>
        <w:t>Dots in black represent the desired likelihood value</w:t>
      </w:r>
      <w:r>
        <w:rPr>
          <w:rFonts w:eastAsia="DFKai-SB"/>
          <w:lang w:eastAsia="zh-TW"/>
        </w:rPr>
        <w:t xml:space="preserve"> (taken as those no more than 2 log likelihood units away from the maximum)</w:t>
      </w:r>
      <w:r w:rsidRPr="00A54453">
        <w:rPr>
          <w:rFonts w:eastAsia="DFKai-SB"/>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eastAsia="DFKai-SB"/>
          <w:lang w:eastAsia="zh-TW"/>
        </w:rPr>
      </w:pPr>
    </w:p>
    <w:p w14:paraId="42EA016F" w14:textId="77777777" w:rsidR="001116C0" w:rsidRPr="00A54453" w:rsidRDefault="001116C0" w:rsidP="00BF4D8F">
      <w:pPr>
        <w:spacing w:line="480" w:lineRule="auto"/>
        <w:ind w:right="396"/>
        <w:rPr>
          <w:i/>
          <w:lang w:eastAsia="zh-TW"/>
        </w:rPr>
      </w:pPr>
    </w:p>
    <w:p w14:paraId="2645D186" w14:textId="77777777" w:rsidR="001116C0" w:rsidRPr="00A54453" w:rsidRDefault="001116C0" w:rsidP="001116C0">
      <w:pPr>
        <w:spacing w:line="480" w:lineRule="auto"/>
        <w:outlineLvl w:val="0"/>
        <w:rPr>
          <w:b/>
          <w:lang w:eastAsia="zh-TW"/>
        </w:rPr>
      </w:pPr>
      <w:r w:rsidRPr="00A54453">
        <w:rPr>
          <w:b/>
        </w:rPr>
        <w:t>D</w:t>
      </w:r>
      <w:r w:rsidRPr="00A54453">
        <w:rPr>
          <w:b/>
          <w:sz w:val="20"/>
          <w:szCs w:val="20"/>
          <w:lang w:eastAsia="zh-TW"/>
        </w:rPr>
        <w:t>ISCUSSION</w:t>
      </w:r>
    </w:p>
    <w:p w14:paraId="5F83BF1F" w14:textId="451CA18E" w:rsidR="001116C0" w:rsidRDefault="001116C0" w:rsidP="001116C0">
      <w:pPr>
        <w:spacing w:line="480" w:lineRule="auto"/>
        <w:rPr>
          <w:lang w:eastAsia="zh-TW"/>
        </w:rPr>
      </w:pPr>
      <w:r w:rsidRPr="00410BA7">
        <w:t xml:space="preserve">Our new approach allows analysis of trait data on a phylogenetic network. </w:t>
      </w:r>
      <w:r>
        <w:t>We</w:t>
      </w:r>
      <w:r w:rsidR="007D7E70">
        <w:t xml:space="preserve"> make attempt to</w:t>
      </w:r>
      <w:r>
        <w:t xml:space="preserve"> use</w:t>
      </w:r>
      <w:r w:rsidRPr="00410BA7">
        <w:t xml:space="preserve"> comparative methods on general networks rather than just trees and </w:t>
      </w:r>
      <w:r>
        <w:t xml:space="preserve">it </w:t>
      </w:r>
      <w:r w:rsidRPr="00410BA7">
        <w:t xml:space="preserve">works well for </w:t>
      </w:r>
      <w:r w:rsidRPr="00410BA7">
        <w:lastRenderedPageBreak/>
        <w:t>estimating general Brownian motion</w:t>
      </w:r>
      <w:r w:rsidRPr="00410BA7">
        <w:rPr>
          <w:lang w:eastAsia="zh-TW"/>
        </w:rPr>
        <w:t xml:space="preserve"> parameters such as evolutionary rate</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Pr="00410BA7">
        <w:rPr>
          <w:lang w:eastAsia="zh-TW"/>
        </w:rPr>
        <w:t xml:space="preserve">and root state </w:t>
      </w:r>
      <m:oMath>
        <m:r>
          <w:rPr>
            <w:rFonts w:ascii="Cambria Math" w:hAnsi="Cambria Math"/>
          </w:rPr>
          <m:t>μ</m:t>
        </m:r>
      </m:oMath>
      <w:r w:rsidRPr="00410BA7">
        <w:t xml:space="preserve">. There are also hybridization-specific parameters where it performs variably. The method can </w:t>
      </w:r>
      <w:r>
        <w:t>estimate</w:t>
      </w:r>
      <w:r w:rsidRPr="00410BA7">
        <w:t xml:space="preserve"> hybridization bias</w:t>
      </w:r>
      <m:oMath>
        <m:r>
          <m:rPr>
            <m:sty m:val="p"/>
          </m:rPr>
          <w:rPr>
            <w:rFonts w:ascii="Cambria Math" w:hAnsi="Cambria Math"/>
            <w:lang w:eastAsia="zh-TW"/>
          </w:rPr>
          <m:t xml:space="preserve"> </m:t>
        </m:r>
        <m:r>
          <w:rPr>
            <w:rFonts w:ascii="Cambria Math" w:hAnsi="Cambria Math"/>
            <w:lang w:eastAsia="zh-TW"/>
          </w:rPr>
          <m:t>β</m:t>
        </m:r>
      </m:oMath>
      <w:r w:rsidRPr="00410BA7">
        <w:rPr>
          <w:lang w:eastAsia="zh-TW"/>
        </w:rPr>
        <w:t>, the consistent increase or decrease in trait value upon hybridization that may lead to hybrid vigor or outbreeding depression</w:t>
      </w:r>
      <w:r>
        <w:rPr>
          <w:lang w:eastAsia="zh-TW"/>
        </w:rPr>
        <w:t>, though with substantial uncertainty</w:t>
      </w:r>
      <w:r w:rsidRPr="00410BA7">
        <w:rPr>
          <w:lang w:eastAsia="zh-TW"/>
        </w:rPr>
        <w:t xml:space="preserve">. It performs surprisingly poorly for </w:t>
      </w:r>
      <w:r w:rsidRPr="00410BA7">
        <w:t xml:space="preserve">estimating a burst of variance associated with hybridization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Pr="00410BA7">
        <w:rPr>
          <w:lang w:eastAsia="zh-TW"/>
        </w:rPr>
        <w:t xml:space="preserve">; we would recommend caution interpreting any estimates of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Pr="00410BA7">
        <w:rPr>
          <w:lang w:eastAsia="zh-TW"/>
        </w:rPr>
        <w:t>. Unfortunately, this may be the most biologically interesting question.</w:t>
      </w:r>
    </w:p>
    <w:p w14:paraId="5C47E000" w14:textId="77777777" w:rsidR="001116C0" w:rsidRDefault="001116C0" w:rsidP="001116C0">
      <w:pPr>
        <w:spacing w:line="480" w:lineRule="auto"/>
        <w:rPr>
          <w:lang w:eastAsia="zh-TW"/>
        </w:rPr>
      </w:pPr>
    </w:p>
    <w:p w14:paraId="4C6954BD" w14:textId="0348C7C2" w:rsidR="001116C0" w:rsidRPr="00FC1AB0" w:rsidRDefault="001116C0" w:rsidP="001116C0">
      <w:pPr>
        <w:spacing w:line="480" w:lineRule="auto"/>
        <w:rPr>
          <w:lang w:eastAsia="zh-TW"/>
        </w:rPr>
      </w:pPr>
      <w:r>
        <w:rPr>
          <w:lang w:eastAsia="zh-TW"/>
        </w:rPr>
        <w:t xml:space="preserve">Our empirical results for the cichlid dataset do not provide great biological insights, other than </w:t>
      </w:r>
      <w:r w:rsidR="001A37F4">
        <w:rPr>
          <w:lang w:eastAsia="zh-TW"/>
        </w:rPr>
        <w:t>(</w:t>
      </w:r>
      <w:r>
        <w:rPr>
          <w:lang w:eastAsia="zh-TW"/>
        </w:rPr>
        <w:t xml:space="preserve">1) the feasibility of running a model given a network and </w:t>
      </w:r>
      <w:r w:rsidR="001A37F4">
        <w:rPr>
          <w:lang w:eastAsia="zh-TW"/>
        </w:rPr>
        <w:t>(</w:t>
      </w:r>
      <w:r>
        <w:rPr>
          <w:lang w:eastAsia="zh-TW"/>
        </w:rPr>
        <w: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t>
      </w:r>
      <w:ins w:id="318" w:author="O'Meara, Brian C" w:date="2018-07-23T15:46:00Z">
        <w:r w:rsidR="00075643">
          <w:rPr>
            <w:lang w:eastAsia="zh-TW"/>
          </w:rPr>
          <w:t xml:space="preserve"> If the true </w:t>
        </w:r>
      </w:ins>
      <w:ins w:id="319" w:author="O'Meara, Brian C" w:date="2018-07-23T15:47:00Z">
        <w:r w:rsidR="00075643">
          <w:rPr>
            <w:lang w:eastAsia="zh-TW"/>
          </w:rPr>
          <w:t>process</w:t>
        </w:r>
      </w:ins>
      <w:ins w:id="320" w:author="O'Meara, Brian C" w:date="2018-07-23T15:46:00Z">
        <w:r w:rsidR="00075643">
          <w:rPr>
            <w:lang w:eastAsia="zh-TW"/>
          </w:rPr>
          <w:t xml:space="preserve"> of evolution is an Ornstein-</w:t>
        </w:r>
        <w:proofErr w:type="spellStart"/>
        <w:r w:rsidR="00075643">
          <w:rPr>
            <w:lang w:eastAsia="zh-TW"/>
          </w:rPr>
          <w:t>Uhlenbeck</w:t>
        </w:r>
        <w:proofErr w:type="spellEnd"/>
        <w:r w:rsidR="00075643">
          <w:rPr>
            <w:lang w:eastAsia="zh-TW"/>
          </w:rPr>
          <w:t xml:space="preserve"> model (but modeled as Bro</w:t>
        </w:r>
      </w:ins>
      <w:ins w:id="321" w:author="O'Meara, Brian C" w:date="2018-07-23T15:47:00Z">
        <w:r w:rsidR="00075643">
          <w:rPr>
            <w:lang w:eastAsia="zh-TW"/>
          </w:rPr>
          <w:t>wnian motion) it would also appear somewhat like substantial measurement error (more variance at the tips than one expects based on rates deeper in the tree).</w:t>
        </w:r>
      </w:ins>
      <w:r>
        <w:rPr>
          <w:lang w:eastAsia="zh-TW"/>
        </w:rPr>
        <w:t xml:space="preserve"> </w:t>
      </w:r>
      <w:r>
        <w:rPr>
          <w:i/>
          <w:lang w:eastAsia="zh-TW"/>
        </w:rPr>
        <w:t>Nicotiana</w:t>
      </w:r>
      <w:r>
        <w:rPr>
          <w:lang w:eastAsia="zh-TW"/>
        </w:rPr>
        <w:t xml:space="preserve"> also had substantial measurement error, but not enough to wipe out the phylogenetic history. The results </w:t>
      </w:r>
      <w:r w:rsidR="00C248BE">
        <w:rPr>
          <w:lang w:eastAsia="zh-TW"/>
        </w:rPr>
        <w:t>hint</w:t>
      </w:r>
      <w:r>
        <w:rPr>
          <w:lang w:eastAsia="zh-TW"/>
        </w:rPr>
        <w: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pPr>
    </w:p>
    <w:p w14:paraId="7FE4B059" w14:textId="1D000792" w:rsidR="001116C0" w:rsidRPr="00C61D5F" w:rsidRDefault="001116C0" w:rsidP="001116C0">
      <w:pPr>
        <w:spacing w:line="480" w:lineRule="auto"/>
      </w:pPr>
      <w:r w:rsidRPr="00A54453">
        <w:lastRenderedPageBreak/>
        <w:t>Several approaches have been proposed for inferring different rates along the branch for a given phylogenetic tree (</w:t>
      </w:r>
      <w:proofErr w:type="spellStart"/>
      <w:r w:rsidRPr="00A54453">
        <w:t>McPeek</w:t>
      </w:r>
      <w:proofErr w:type="spellEnd"/>
      <w:r w:rsidRPr="00A54453">
        <w:rPr>
          <w:lang w:eastAsia="zh-TW"/>
        </w:rPr>
        <w:t xml:space="preserve"> </w:t>
      </w:r>
      <w:r w:rsidRPr="00A54453">
        <w:t>1991; O'Meara et al. 2006; Revell 2008;</w:t>
      </w:r>
      <w:r w:rsidRPr="00A54453">
        <w:rPr>
          <w:lang w:eastAsia="zh-TW"/>
        </w:rPr>
        <w:t xml:space="preserve"> Beaulieu et al. 2012</w:t>
      </w:r>
      <w:r w:rsidRPr="00A54453">
        <w:t xml:space="preserve">), </w:t>
      </w:r>
      <w:r w:rsidRPr="00A54453">
        <w:rPr>
          <w:lang w:eastAsia="zh-TW"/>
        </w:rPr>
        <w:t>and it would be useful to extend our work to allow for this heterogeneity.</w:t>
      </w:r>
      <w:r w:rsidRPr="00A54453">
        <w:t xml:space="preserve"> Another possible extension is to use a more parameter-rich</w:t>
      </w:r>
      <w:r w:rsidRPr="00A54453">
        <w:rPr>
          <w:lang w:eastAsia="zh-TW"/>
        </w:rPr>
        <w:t xml:space="preserve"> </w:t>
      </w:r>
      <w:r w:rsidRPr="00A54453">
        <w:t xml:space="preserve">Markovian </w:t>
      </w:r>
      <w:r w:rsidRPr="00A54453">
        <w:rPr>
          <w:lang w:eastAsia="zh-TW"/>
        </w:rPr>
        <w:t xml:space="preserve">process. The model can be extended to allow trait evolution following the </w:t>
      </w:r>
      <w:r w:rsidRPr="00A54453">
        <w:t xml:space="preserve">OU process (Hansen 1997; Butler and King 2004; Beaulieu et al. </w:t>
      </w:r>
      <w:r w:rsidRPr="00A54453">
        <w:rPr>
          <w:lang w:eastAsia="zh-TW"/>
        </w:rPr>
        <w:t>2012</w:t>
      </w:r>
      <w:r w:rsidRPr="00A54453">
        <w:t>)</w:t>
      </w:r>
      <w:r>
        <w:t xml:space="preserve"> or to model the evolution of interacting population (</w:t>
      </w:r>
      <w:proofErr w:type="spellStart"/>
      <w:r>
        <w:rPr>
          <w:lang w:eastAsia="zh-TW"/>
        </w:rPr>
        <w:t>Bartoszek</w:t>
      </w:r>
      <w:proofErr w:type="spellEnd"/>
      <w:r>
        <w:rPr>
          <w:lang w:eastAsia="zh-TW"/>
        </w:rPr>
        <w:t xml:space="preserve"> et al. 2017)</w:t>
      </w:r>
      <w:r>
        <w:t>. Putting the approach in a B</w:t>
      </w:r>
      <w:r w:rsidRPr="00C61D5F">
        <w:t xml:space="preserve">ayesian context is also possible. In this case, </w:t>
      </w:r>
      <w:r w:rsidRPr="00C61D5F">
        <w:rPr>
          <w:lang w:eastAsia="zh-TW"/>
        </w:rPr>
        <w:t>parameters of multiple</w:t>
      </w:r>
      <w:r w:rsidRPr="00C61D5F">
        <w:t xml:space="preserve"> selective regimes</w:t>
      </w:r>
      <w:r w:rsidRPr="00C61D5F">
        <w:rPr>
          <w:lang w:eastAsia="zh-TW"/>
        </w:rPr>
        <w:t>,</w:t>
      </w:r>
      <w:r w:rsidRPr="00C61D5F">
        <w:t xml:space="preserve"> </w:t>
      </w:r>
      <w:r w:rsidRPr="00C61D5F">
        <w:rPr>
          <w:lang w:eastAsia="zh-TW"/>
        </w:rPr>
        <w:t xml:space="preserve">multiple rates of </w:t>
      </w:r>
      <w:r w:rsidRPr="00C61D5F">
        <w:t>variation, and</w:t>
      </w:r>
      <w:r w:rsidRPr="00C61D5F">
        <w:rPr>
          <w:lang w:eastAsia="zh-TW"/>
        </w:rPr>
        <w:t xml:space="preserve"> multiple </w:t>
      </w:r>
      <w:r w:rsidRPr="00C61D5F">
        <w:t>rates of constraining forces</w:t>
      </w:r>
      <w:r w:rsidRPr="00C61D5F">
        <w:rPr>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322" w:author="O'Meara, Brian C" w:date="2018-07-23T15:44:00Z">
        <w:r w:rsidR="00075643">
          <w:rPr>
            <w:lang w:eastAsia="zh-TW"/>
          </w:rPr>
          <w:t>Moreover, Bayesian approaches naturally lend themselves to incorporating empirically informed priors from experimental hybridization and other studies.</w:t>
        </w:r>
      </w:ins>
    </w:p>
    <w:p w14:paraId="034E306F" w14:textId="77777777" w:rsidR="001116C0" w:rsidRPr="00C61D5F" w:rsidRDefault="001116C0" w:rsidP="001116C0">
      <w:pPr>
        <w:spacing w:line="480" w:lineRule="auto"/>
        <w:rPr>
          <w:lang w:eastAsia="zh-TW"/>
        </w:rPr>
      </w:pPr>
    </w:p>
    <w:p w14:paraId="08FE618C" w14:textId="295A4CA1" w:rsidR="001A37F4" w:rsidRDefault="001116C0" w:rsidP="001116C0">
      <w:pPr>
        <w:spacing w:line="480" w:lineRule="auto"/>
        <w:rPr>
          <w:lang w:eastAsia="zh-TW"/>
        </w:rPr>
      </w:pPr>
      <w:r w:rsidRPr="00C61D5F">
        <w:rPr>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lang w:eastAsia="zh-TW"/>
        </w:rPr>
        <w:t>Riesberg</w:t>
      </w:r>
      <w:proofErr w:type="spellEnd"/>
      <w:r w:rsidRPr="00C61D5F">
        <w:rPr>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lang w:eastAsia="zh-TW"/>
        </w:rPr>
        <w:t xml:space="preserve">th parents to be missing from the tree, making the event appear as if it is going forward in time from the nearest sampled </w:t>
      </w:r>
      <w:r>
        <w:rPr>
          <w:lang w:eastAsia="zh-TW"/>
        </w:rPr>
        <w:lastRenderedPageBreak/>
        <w:t xml:space="preserve">relative(s)). Gene flow over continuous time periods is thus not modeled yet, though it would be a basic extension. </w:t>
      </w:r>
      <w:ins w:id="323" w:author="O'Meara, Brian C" w:date="2018-07-23T15:43:00Z">
        <w:r w:rsidR="00075643">
          <w:rPr>
            <w:lang w:eastAsia="zh-TW"/>
          </w:rPr>
          <w:t>Ongoing flow could slow the rate of divergence beyond what is modeled in this work.</w:t>
        </w:r>
      </w:ins>
      <w:ins w:id="324" w:author="O'Meara, Brian C" w:date="2018-07-23T16:00:00Z">
        <w:r w:rsidR="00733675">
          <w:rPr>
            <w:lang w:eastAsia="zh-TW"/>
          </w:rPr>
          <w:t xml:space="preserve"> We </w:t>
        </w:r>
      </w:ins>
      <w:ins w:id="325" w:author="O'Meara, Brian C" w:date="2018-07-23T16:01:00Z">
        <w:r w:rsidR="00733675">
          <w:rPr>
            <w:lang w:eastAsia="zh-TW"/>
          </w:rPr>
          <w:t xml:space="preserve">assume </w:t>
        </w:r>
        <w:proofErr w:type="spellStart"/>
        <w:r w:rsidR="00733675">
          <w:rPr>
            <w:lang w:eastAsia="zh-TW"/>
          </w:rPr>
          <w:t>vH</w:t>
        </w:r>
        <w:proofErr w:type="spellEnd"/>
        <w:r w:rsidR="00733675">
          <w:rPr>
            <w:lang w:eastAsia="zh-TW"/>
          </w:rPr>
          <w:t xml:space="preserve"> is nonnegative in our model: hybrids show either a burst of variation at the moment of formation if </w:t>
        </w:r>
        <w:proofErr w:type="spellStart"/>
        <w:r w:rsidR="00733675">
          <w:rPr>
            <w:lang w:eastAsia="zh-TW"/>
          </w:rPr>
          <w:t>vH</w:t>
        </w:r>
        <w:proofErr w:type="spellEnd"/>
        <w:r w:rsidR="00733675">
          <w:rPr>
            <w:lang w:eastAsia="zh-TW"/>
          </w:rPr>
          <w:t xml:space="preserve"> is greater than zero or are just the weighted average of their parents</w:t>
        </w:r>
      </w:ins>
      <w:ins w:id="326" w:author="O'Meara, Brian C" w:date="2018-07-23T16:02:00Z">
        <w:r w:rsidR="00733675">
          <w:rPr>
            <w:lang w:eastAsia="zh-TW"/>
          </w:rPr>
          <w:t xml:space="preserve">’ phenotypes otherwise. However, one could imagine more flexible ways to parameterize this. A reviewer suggested that </w:t>
        </w:r>
        <w:r w:rsidR="00F61C2C">
          <w:rPr>
            <w:lang w:eastAsia="zh-TW"/>
          </w:rPr>
          <w:t xml:space="preserve">it could be that for parents very different in phenotypes, their offspring tend to be intermediate (one parent homozygous for large body size </w:t>
        </w:r>
      </w:ins>
      <w:ins w:id="327" w:author="O'Meara, Brian C" w:date="2018-07-23T16:03:00Z">
        <w:r w:rsidR="00F61C2C">
          <w:rPr>
            <w:lang w:eastAsia="zh-TW"/>
          </w:rPr>
          <w:t>genes</w:t>
        </w:r>
      </w:ins>
      <w:ins w:id="328" w:author="O'Meara, Brian C" w:date="2018-07-23T16:02:00Z">
        <w:r w:rsidR="00F61C2C">
          <w:rPr>
            <w:lang w:eastAsia="zh-TW"/>
          </w:rPr>
          <w:t xml:space="preserve">, </w:t>
        </w:r>
      </w:ins>
      <w:ins w:id="329" w:author="O'Meara, Brian C" w:date="2018-07-23T16:03:00Z">
        <w:r w:rsidR="00F61C2C">
          <w:rPr>
            <w:lang w:eastAsia="zh-TW"/>
          </w:rPr>
          <w:t>the other</w:t>
        </w:r>
      </w:ins>
      <w:ins w:id="330" w:author="O'Meara, Brian C" w:date="2018-07-23T16:02:00Z">
        <w:r w:rsidR="00F61C2C">
          <w:rPr>
            <w:lang w:eastAsia="zh-TW"/>
          </w:rPr>
          <w:t xml:space="preserve"> </w:t>
        </w:r>
      </w:ins>
      <w:ins w:id="331" w:author="O'Meara, Brian C" w:date="2018-07-23T16:03:00Z">
        <w:r w:rsidR="00F61C2C">
          <w:rPr>
            <w:lang w:eastAsia="zh-TW"/>
          </w:rPr>
          <w:t>for small body size genes, the offspring inherit an even mixture) whereas for intermediate parents, which could</w:t>
        </w:r>
      </w:ins>
      <w:ins w:id="332" w:author="O'Meara, Brian C" w:date="2018-07-23T16:04:00Z">
        <w:r w:rsidR="00F61C2C">
          <w:rPr>
            <w:lang w:eastAsia="zh-TW"/>
          </w:rPr>
          <w:t xml:space="preserve"> each</w:t>
        </w:r>
      </w:ins>
      <w:ins w:id="333" w:author="O'Meara, Brian C" w:date="2018-07-23T16:03:00Z">
        <w:r w:rsidR="00F61C2C">
          <w:rPr>
            <w:lang w:eastAsia="zh-TW"/>
          </w:rPr>
          <w:t xml:space="preserve"> have a mixture of large and sm</w:t>
        </w:r>
      </w:ins>
      <w:ins w:id="334" w:author="O'Meara, Brian C" w:date="2018-07-23T16:04:00Z">
        <w:r w:rsidR="00F61C2C">
          <w:rPr>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lang w:eastAsia="zh-TW"/>
        </w:rPr>
      </w:pPr>
      <w:r>
        <w:rPr>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lang w:eastAsia="zh-TW"/>
        </w:rPr>
      </w:pPr>
      <w:r>
        <w:rPr>
          <w:lang w:eastAsia="zh-TW"/>
        </w:rPr>
        <w:t>approaches to inferring these (Sol</w:t>
      </w:r>
      <w:r w:rsidRPr="0026122C">
        <w:rPr>
          <w:lang w:eastAsia="zh-TW"/>
        </w:rPr>
        <w:t>í</w:t>
      </w:r>
      <w:r>
        <w:rPr>
          <w:lang w:eastAsia="zh-TW"/>
        </w:rPr>
        <w:t xml:space="preserve">s-Lemus and </w:t>
      </w:r>
      <w:proofErr w:type="spellStart"/>
      <w:r>
        <w:rPr>
          <w:lang w:eastAsia="zh-TW"/>
        </w:rPr>
        <w:t>An</w:t>
      </w:r>
      <w:r w:rsidRPr="0026122C">
        <w:rPr>
          <w:lang w:eastAsia="zh-TW"/>
        </w:rPr>
        <w:t>é</w:t>
      </w:r>
      <w:proofErr w:type="spellEnd"/>
      <w:r>
        <w:rPr>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lang w:eastAsia="zh-TW"/>
        </w:rPr>
      </w:pPr>
    </w:p>
    <w:p w14:paraId="088EFC50" w14:textId="77777777" w:rsidR="001116C0" w:rsidRDefault="001116C0" w:rsidP="001116C0">
      <w:pPr>
        <w:spacing w:line="480" w:lineRule="auto"/>
        <w:rPr>
          <w:lang w:eastAsia="zh-TW"/>
        </w:rPr>
      </w:pPr>
      <w:r>
        <w:rPr>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lang w:eastAsia="zh-TW"/>
        </w:rPr>
        <w:t>Helmus</w:t>
      </w:r>
      <w:proofErr w:type="spellEnd"/>
      <w:r>
        <w:rPr>
          <w:lang w:eastAsia="zh-TW"/>
        </w:rPr>
        <w:t xml:space="preserve"> 2011), independent contrasts (</w:t>
      </w:r>
      <w:proofErr w:type="spellStart"/>
      <w:r>
        <w:rPr>
          <w:lang w:eastAsia="zh-TW"/>
        </w:rPr>
        <w:t>Felsenstein</w:t>
      </w:r>
      <w:proofErr w:type="spellEnd"/>
      <w:r>
        <w:rPr>
          <w:lang w:eastAsia="zh-TW"/>
        </w:rPr>
        <w:t xml:space="preserve"> 1985, 2008), phylogenetic linear regression (Ho and </w:t>
      </w:r>
      <w:proofErr w:type="spellStart"/>
      <w:r>
        <w:rPr>
          <w:lang w:eastAsia="zh-TW"/>
        </w:rPr>
        <w:t>An</w:t>
      </w:r>
      <w:r w:rsidRPr="00501920">
        <w:rPr>
          <w:lang w:eastAsia="zh-TW"/>
        </w:rPr>
        <w:t>é</w:t>
      </w:r>
      <w:proofErr w:type="spellEnd"/>
      <w:r>
        <w:rPr>
          <w:lang w:eastAsia="zh-TW"/>
        </w:rPr>
        <w:t xml:space="preserve"> 2014) and more. It is also straightforward to use the existing approach to estimate </w:t>
      </w:r>
      <w:r>
        <w:rPr>
          <w:lang w:eastAsia="zh-TW"/>
        </w:rPr>
        <w:lastRenderedPageBreak/>
        <w:t xml:space="preserve">ancestral states on a network (as implemented in recent </w:t>
      </w:r>
      <w:proofErr w:type="spellStart"/>
      <w:r>
        <w:rPr>
          <w:lang w:eastAsia="zh-TW"/>
        </w:rPr>
        <w:t>verisons</w:t>
      </w:r>
      <w:proofErr w:type="spellEnd"/>
      <w:r>
        <w:rPr>
          <w:lang w:eastAsia="zh-TW"/>
        </w:rPr>
        <w:t xml:space="preserve"> for a related model in the </w:t>
      </w:r>
      <w:proofErr w:type="spellStart"/>
      <w:r>
        <w:rPr>
          <w:lang w:eastAsia="zh-TW"/>
        </w:rPr>
        <w:t>PhyloNetworks</w:t>
      </w:r>
      <w:proofErr w:type="spellEnd"/>
      <w:r>
        <w:rPr>
          <w:lang w:eastAsia="zh-TW"/>
        </w:rPr>
        <w:t xml:space="preserve"> package (Solís-Lemus and </w:t>
      </w:r>
      <w:proofErr w:type="spellStart"/>
      <w:r>
        <w:rPr>
          <w:lang w:eastAsia="zh-TW"/>
        </w:rPr>
        <w:t>Ané</w:t>
      </w:r>
      <w:proofErr w:type="spellEnd"/>
      <w:r>
        <w:rPr>
          <w:lang w:eastAsia="zh-TW"/>
        </w:rPr>
        <w:t xml:space="preserve"> 2016). </w:t>
      </w:r>
      <w:r w:rsidRPr="00A54453">
        <w:rPr>
          <w:lang w:eastAsia="zh-TW"/>
        </w:rPr>
        <w:t>While network inference methods are advancing, it is important to make sure that comparative methods using these networks keep pace, of which this work is a start</w:t>
      </w:r>
      <w:r>
        <w:rPr>
          <w:lang w:eastAsia="zh-TW"/>
        </w:rPr>
        <w:t xml:space="preserve"> that we hope can be built upon. </w:t>
      </w:r>
    </w:p>
    <w:p w14:paraId="4AF27234" w14:textId="77777777" w:rsidR="0056660D" w:rsidRPr="00A54453" w:rsidRDefault="0056660D" w:rsidP="001116C0">
      <w:pPr>
        <w:spacing w:line="480" w:lineRule="auto"/>
        <w:rPr>
          <w:lang w:eastAsia="zh-TW"/>
        </w:rPr>
      </w:pPr>
    </w:p>
    <w:p w14:paraId="6ABB56A2" w14:textId="77777777" w:rsidR="001116C0" w:rsidRDefault="001116C0" w:rsidP="001116C0">
      <w:pPr>
        <w:spacing w:line="480" w:lineRule="auto"/>
        <w:rPr>
          <w:b/>
          <w:sz w:val="20"/>
          <w:szCs w:val="20"/>
          <w:lang w:eastAsia="zh-TW"/>
        </w:rPr>
      </w:pPr>
      <w:r w:rsidRPr="00A54453">
        <w:rPr>
          <w:b/>
        </w:rPr>
        <w:t>A</w:t>
      </w:r>
      <w:r w:rsidRPr="00A54453">
        <w:rPr>
          <w:b/>
          <w:sz w:val="20"/>
          <w:szCs w:val="20"/>
          <w:lang w:eastAsia="zh-TW"/>
        </w:rPr>
        <w:t>CKNOWLEDGEMENTS</w:t>
      </w:r>
    </w:p>
    <w:p w14:paraId="2FF762D0" w14:textId="77777777" w:rsidR="001116C0" w:rsidRPr="00A54453" w:rsidRDefault="001116C0" w:rsidP="001116C0">
      <w:pPr>
        <w:spacing w:line="480" w:lineRule="auto"/>
        <w:rPr>
          <w:color w:val="000000" w:themeColor="text1"/>
        </w:rPr>
      </w:pPr>
    </w:p>
    <w:p w14:paraId="409696DC" w14:textId="3B0EB753" w:rsidR="001116C0" w:rsidRDefault="001116C0" w:rsidP="001116C0">
      <w:pPr>
        <w:spacing w:line="480" w:lineRule="auto"/>
        <w:rPr>
          <w:ins w:id="335" w:author="O'Meara, Brian C [2]" w:date="2019-07-29T12:25:00Z"/>
        </w:rPr>
      </w:pPr>
      <w:r>
        <w:rPr>
          <w:lang w:eastAsia="zh-TW"/>
        </w:rPr>
        <w:t>We thank Luke Harmon, C</w:t>
      </w:r>
      <w:r w:rsidRPr="00DE0608">
        <w:rPr>
          <w:lang w:eastAsia="zh-TW"/>
        </w:rPr>
        <w:t>é</w:t>
      </w:r>
      <w:r>
        <w:rPr>
          <w:lang w:eastAsia="zh-TW"/>
        </w:rPr>
        <w:t xml:space="preserve">cile </w:t>
      </w:r>
      <w:proofErr w:type="spellStart"/>
      <w:r>
        <w:rPr>
          <w:lang w:eastAsia="zh-TW"/>
        </w:rPr>
        <w:t>An</w:t>
      </w:r>
      <w:r w:rsidRPr="00DE0608">
        <w:rPr>
          <w:lang w:eastAsia="zh-TW"/>
        </w:rPr>
        <w:t>é</w:t>
      </w:r>
      <w:proofErr w:type="spellEnd"/>
      <w:r>
        <w:rPr>
          <w:lang w:eastAsia="zh-TW"/>
        </w:rPr>
        <w:t xml:space="preserve">, Paul Bastide and an anonymous reviewer for their suggestions to improve this manuscript, especially Paul Bastide for finding a mathematical error in an earlier version. </w:t>
      </w:r>
      <w:r w:rsidR="0008005C">
        <w:rPr>
          <w:lang w:eastAsia="zh-TW"/>
        </w:rPr>
        <w:t xml:space="preserve">Sam Borstein provided key insights into cichlid natural history. </w:t>
      </w:r>
      <w:r w:rsidRPr="00A54453">
        <w:rPr>
          <w:lang w:eastAsia="zh-TW"/>
        </w:rPr>
        <w:t xml:space="preserve">We </w:t>
      </w:r>
      <w:r>
        <w:rPr>
          <w:lang w:eastAsia="zh-TW"/>
        </w:rPr>
        <w:t>also thank the National Institute for Biological and Mathematical Synthesis (</w:t>
      </w:r>
      <w:proofErr w:type="spellStart"/>
      <w:r>
        <w:rPr>
          <w:lang w:eastAsia="zh-TW"/>
        </w:rPr>
        <w:t>NIMBioS</w:t>
      </w:r>
      <w:proofErr w:type="spellEnd"/>
      <w:r>
        <w:rPr>
          <w:lang w:eastAsia="zh-TW"/>
        </w:rPr>
        <w:t>)</w:t>
      </w:r>
      <w:r w:rsidRPr="00A54453">
        <w:t>, an Institute sponsored by the National Science Foundation, the U.S. Department of Homeland Security, and the U.S. Department of Agriculture through NSF Award #EF-0832858, with additional support from The University of Tennessee, Knoxville</w:t>
      </w:r>
      <w:r>
        <w:rPr>
          <w:lang w:eastAsia="zh-TW"/>
        </w:rPr>
        <w:t xml:space="preserve"> for funds for a postdoc for D-C J and for summer visitor support, as well as a grant to D-C J from </w:t>
      </w:r>
      <w:r>
        <w:t>Ministry of Science and Technology</w:t>
      </w:r>
      <w:r w:rsidRPr="00A54453">
        <w:t xml:space="preserve"> of Taiwan, R</w:t>
      </w:r>
      <w:r>
        <w:t>.</w:t>
      </w:r>
      <w:r w:rsidRPr="00A54453">
        <w:t>O</w:t>
      </w:r>
      <w:r>
        <w:t>.</w:t>
      </w:r>
      <w:r w:rsidRPr="00A54453">
        <w:t>C</w:t>
      </w:r>
      <w:r>
        <w:t>.</w:t>
      </w:r>
      <w:r w:rsidRPr="00A54453">
        <w:t xml:space="preserve">, </w:t>
      </w:r>
      <w:r>
        <w:rPr>
          <w:color w:val="000000" w:themeColor="text1"/>
          <w:lang w:eastAsia="zh-TW"/>
        </w:rPr>
        <w:t xml:space="preserve">MOST </w:t>
      </w:r>
      <w:r w:rsidRPr="00A54453">
        <w:rPr>
          <w:color w:val="000000" w:themeColor="text1"/>
        </w:rPr>
        <w:t>10</w:t>
      </w:r>
      <w:r>
        <w:rPr>
          <w:color w:val="000000" w:themeColor="text1"/>
          <w:lang w:eastAsia="zh-TW"/>
        </w:rPr>
        <w:t>5</w:t>
      </w:r>
      <w:r w:rsidRPr="00A54453">
        <w:rPr>
          <w:color w:val="000000" w:themeColor="text1"/>
        </w:rPr>
        <w:t>-21</w:t>
      </w:r>
      <w:r>
        <w:rPr>
          <w:color w:val="000000" w:themeColor="text1"/>
        </w:rPr>
        <w:t>19</w:t>
      </w:r>
      <w:r w:rsidRPr="00A54453">
        <w:rPr>
          <w:color w:val="000000" w:themeColor="text1"/>
        </w:rPr>
        <w:t>-M-035-00</w:t>
      </w:r>
      <w:r>
        <w:rPr>
          <w:color w:val="000000" w:themeColor="text1"/>
          <w:lang w:eastAsia="zh-TW"/>
        </w:rPr>
        <w:t>1</w:t>
      </w:r>
      <w:r>
        <w:rPr>
          <w:lang w:eastAsia="zh-TW"/>
        </w:rPr>
        <w:t>.</w:t>
      </w:r>
      <w:r w:rsidRPr="00A54453">
        <w:rPr>
          <w:lang w:eastAsia="zh-TW"/>
        </w:rPr>
        <w:t xml:space="preserve"> </w:t>
      </w:r>
      <w:r w:rsidRPr="00A54453">
        <w:br w:type="page"/>
      </w:r>
    </w:p>
    <w:p w14:paraId="38ABD79E" w14:textId="221236FB" w:rsidR="005D2588" w:rsidRDefault="005D2588" w:rsidP="005D2588">
      <w:pPr>
        <w:spacing w:line="480" w:lineRule="auto"/>
        <w:rPr>
          <w:ins w:id="336" w:author="O'Meara, Brian C [2]" w:date="2019-07-29T12:25:00Z"/>
          <w:b/>
          <w:sz w:val="20"/>
          <w:szCs w:val="20"/>
          <w:lang w:eastAsia="zh-TW"/>
        </w:rPr>
      </w:pPr>
      <w:ins w:id="337" w:author="O'Meara, Brian C [2]" w:date="2019-07-29T12:25:00Z">
        <w:r>
          <w:rPr>
            <w:b/>
          </w:rPr>
          <w:lastRenderedPageBreak/>
          <w:t>Appendix</w:t>
        </w:r>
      </w:ins>
    </w:p>
    <w:p w14:paraId="3E9BAD8A" w14:textId="361302A2" w:rsidR="005D2588" w:rsidRDefault="005D2588" w:rsidP="001116C0">
      <w:pPr>
        <w:spacing w:line="480" w:lineRule="auto"/>
        <w:rPr>
          <w:ins w:id="338" w:author="O'Meara, Brian C [2]" w:date="2019-07-29T12:25:00Z"/>
        </w:rPr>
      </w:pPr>
    </w:p>
    <w:p w14:paraId="1889DD8E" w14:textId="77777777" w:rsidR="005D2588" w:rsidRPr="00B65356" w:rsidRDefault="005D2588" w:rsidP="005D2588">
      <w:pPr>
        <w:spacing w:line="480" w:lineRule="auto"/>
        <w:ind w:right="396"/>
        <w:rPr>
          <w:ins w:id="339" w:author="O'Meara, Brian C [2]" w:date="2019-07-29T12:25:00Z"/>
          <w:rFonts w:eastAsia="DFKai-SB"/>
          <w:i/>
          <w:lang w:eastAsia="zh-TW"/>
        </w:rPr>
      </w:pPr>
      <w:ins w:id="340" w:author="O'Meara, Brian C [2]" w:date="2019-07-29T12:25:00Z">
        <w:r>
          <w:rPr>
            <w:rFonts w:eastAsia="DFKai-SB"/>
            <w:i/>
            <w:lang w:eastAsia="zh-TW"/>
          </w:rPr>
          <w:t>Numerical problems</w:t>
        </w:r>
        <w:r w:rsidRPr="00A54453">
          <w:rPr>
            <w:rFonts w:eastAsia="DFKai-SB"/>
            <w:i/>
            <w:lang w:eastAsia="zh-TW"/>
          </w:rPr>
          <w:t xml:space="preserve"> </w:t>
        </w:r>
      </w:ins>
    </w:p>
    <w:p w14:paraId="5A310314" w14:textId="77777777" w:rsidR="00343E3A" w:rsidRDefault="005D2588" w:rsidP="005D2588">
      <w:pPr>
        <w:spacing w:line="480" w:lineRule="auto"/>
        <w:ind w:right="397"/>
        <w:rPr>
          <w:ins w:id="341" w:author="O'Meara, Brian C [2]" w:date="2019-07-29T12:29:00Z"/>
        </w:rPr>
      </w:pPr>
      <w:ins w:id="342" w:author="O'Meara, Brian C [2]" w:date="2019-07-29T12:25:00Z">
        <w:r w:rsidRPr="00A54453">
          <w:t xml:space="preserve">It is known that the variance covariance matrix of </w:t>
        </w:r>
        <w:r>
          <w:t>a</w:t>
        </w:r>
        <w:r w:rsidRPr="00A54453">
          <w:t xml:space="preserve"> phylogeny can be ill-conditioned</w:t>
        </w:r>
        <w:r>
          <w:t xml:space="preserve"> under some conditions: the matrix can be effectively singular, which makes dealing with its inverse, as required to calculate the likelihood, numerically difficult. Anecdotally, this seems to occur more frequently for phylogenetic networks than trees</w:t>
        </w:r>
        <w:r w:rsidRPr="00A54453">
          <w:t xml:space="preserve">. One approach would be to just prohibit analyses if this is the case. </w:t>
        </w:r>
        <w:r>
          <w:t xml:space="preserve">This is practically problematic: a </w:t>
        </w:r>
        <w:proofErr w:type="gramStart"/>
        <w:r>
          <w:t>biologist spending years</w:t>
        </w:r>
        <w:proofErr w:type="gramEnd"/>
        <w:r>
          <w:t xml:space="preserve"> gathering data and a tree could find her or his analysis stymied just due to the structure of the network. </w:t>
        </w:r>
      </w:ins>
      <w:ins w:id="343" w:author="O'Meara, Brian C [2]" w:date="2019-07-29T12:26:00Z">
        <w:r w:rsidR="00343E3A">
          <w:t>Initial versions of our software, starting from not ideal starting points (caused by using Geiger (____) to estimate standard error and sigma-squared at the same time)</w:t>
        </w:r>
      </w:ins>
      <w:ins w:id="344" w:author="O'Meara, Brian C [2]" w:date="2019-07-29T12:27:00Z">
        <w:r w:rsidR="00343E3A">
          <w:t>, led to poor matrix condition in many cases, so we have various approaches implemented to deal with this. In practice, it seems that with proper starting points for optimization matrices remain sufficien</w:t>
        </w:r>
      </w:ins>
      <w:ins w:id="345" w:author="O'Meara, Brian C [2]" w:date="2019-07-29T12:28:00Z">
        <w:r w:rsidR="00343E3A">
          <w:t xml:space="preserve">tly well-conditioned, but we retain the ability to add various approximations to handle badly conditioned matrices, though these are turned off by default. We also report matrix condition at the optimum for each model and </w:t>
        </w:r>
        <w:proofErr w:type="gramStart"/>
        <w:r w:rsidR="00343E3A">
          <w:t>an</w:t>
        </w:r>
        <w:proofErr w:type="gramEnd"/>
        <w:r w:rsidR="00343E3A">
          <w:t xml:space="preserve"> heuristi</w:t>
        </w:r>
      </w:ins>
      <w:ins w:id="346" w:author="O'Meara, Brian C [2]" w:date="2019-07-29T12:29:00Z">
        <w:r w:rsidR="00343E3A">
          <w:t>c assessment of whether any models seem to have problems.</w:t>
        </w:r>
      </w:ins>
    </w:p>
    <w:p w14:paraId="6F0F600E" w14:textId="77777777" w:rsidR="00343E3A" w:rsidRDefault="00343E3A" w:rsidP="005D2588">
      <w:pPr>
        <w:spacing w:line="480" w:lineRule="auto"/>
        <w:ind w:right="397"/>
        <w:rPr>
          <w:ins w:id="347" w:author="O'Meara, Brian C [2]" w:date="2019-07-29T12:29:00Z"/>
        </w:rPr>
      </w:pPr>
    </w:p>
    <w:p w14:paraId="7C053CF1" w14:textId="3CE34775" w:rsidR="005D2588" w:rsidRDefault="005D2588" w:rsidP="005D2588">
      <w:pPr>
        <w:spacing w:line="480" w:lineRule="auto"/>
        <w:ind w:right="397"/>
        <w:rPr>
          <w:ins w:id="348" w:author="O'Meara, Brian C [2]" w:date="2019-07-29T12:25:00Z"/>
        </w:rPr>
      </w:pPr>
      <w:ins w:id="349" w:author="O'Meara, Brian C [2]" w:date="2019-07-29T12:25:00Z">
        <w:r>
          <w:t>In other fields, there are approaches to deal with this by modifying the variance-covariance matrix (</w:t>
        </w:r>
        <w:proofErr w:type="spellStart"/>
        <w:r>
          <w:t>Ardia</w:t>
        </w:r>
        <w:proofErr w:type="spellEnd"/>
        <w:r>
          <w:t xml:space="preserve"> et al. 2011; </w:t>
        </w:r>
        <w:proofErr w:type="spellStart"/>
        <w:r>
          <w:t>Rebonato</w:t>
        </w:r>
        <w:proofErr w:type="spellEnd"/>
        <w:r>
          <w:t xml:space="preserve"> and </w:t>
        </w:r>
        <w:proofErr w:type="spellStart"/>
        <w:r>
          <w:t>J</w:t>
        </w:r>
        <w:r w:rsidRPr="00B57014">
          <w:t>ä</w:t>
        </w:r>
        <w:r>
          <w:t>ckel</w:t>
        </w:r>
        <w:proofErr w:type="spellEnd"/>
        <w:r>
          <w:t xml:space="preserve"> 2000; </w:t>
        </w:r>
        <w:r w:rsidRPr="00BF4D8F">
          <w:t xml:space="preserve">Brissette et al., 2007; </w:t>
        </w:r>
        <w:proofErr w:type="spellStart"/>
        <w:r w:rsidRPr="00BF4D8F">
          <w:t>Higham</w:t>
        </w:r>
        <w:proofErr w:type="spellEnd"/>
        <w:r w:rsidRPr="00BF4D8F">
          <w:t xml:space="preserve"> 2002; Schafer and Strimmer 2005).</w:t>
        </w:r>
        <w:r>
          <w:t xml:space="preserve"> We have explored using those, with various tests for matrices that perform adequately and trying transformations (lengthening terminal branch lengths, extrapolating likelihood from better conditioned matrices that we slowly transform to </w:t>
        </w:r>
        <w:r>
          <w:lastRenderedPageBreak/>
          <w:t xml:space="preserve">resemble the estimated matrix, even dropping taxa not involved in hybridization to try to make a more workable variance covariance matrix). These remain as options within our software, but we do not recommend modifying the defaults. The approach that seemed most useful overall was to use the function </w:t>
        </w:r>
        <w:proofErr w:type="spellStart"/>
        <w:r>
          <w:t>nearPD</w:t>
        </w:r>
        <w:proofErr w:type="spellEnd"/>
        <w:r>
          <w:t xml:space="preserve"> from the package Matrix (Bates and </w:t>
        </w:r>
        <w:proofErr w:type="spellStart"/>
        <w:r>
          <w:t>Maechler</w:t>
        </w:r>
        <w:proofErr w:type="spellEnd"/>
        <w:r>
          <w:t xml:space="preserve"> 2017), which implements the correction of </w:t>
        </w:r>
        <w:proofErr w:type="spellStart"/>
        <w:r>
          <w:t>Higham</w:t>
        </w:r>
        <w:proofErr w:type="spellEnd"/>
        <w:r>
          <w:t xml:space="preserve"> (2002) to find the nearest positive definite matrix to the given matrix given the parameter values. Simply using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t>nearPD</w:t>
        </w:r>
        <w:proofErr w:type="spellEnd"/>
        <w:r>
          <w:t xml:space="preserve"> correction resulted in an adjusted matrix not equal to the initial matrix, we penalized the likelihood under the adjusted matrix by 10 log likelihood units plus the Euclidean distance between the original and adjusted matrices. This biases the search to look in regions where the parameters lead to tractable results while still incurring a penalty for using an approximation. Another approach to deal with problematic regions of parameter space is to start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t>
        </w:r>
      </w:ins>
    </w:p>
    <w:p w14:paraId="6FFFD7C5" w14:textId="399BBC0F" w:rsidR="005D2588" w:rsidRPr="00A54453" w:rsidRDefault="005D2588" w:rsidP="005D2588">
      <w:pPr>
        <w:spacing w:line="480" w:lineRule="auto"/>
        <w:ind w:right="397"/>
        <w:rPr>
          <w:ins w:id="350" w:author="O'Meara, Brian C [2]" w:date="2019-07-29T12:25:00Z"/>
        </w:rPr>
      </w:pPr>
      <w:ins w:id="351" w:author="O'Meara, Brian C [2]" w:date="2019-07-29T12:25:00Z">
        <w:r>
          <w:tab/>
          <w:t xml:space="preserve">It is worth noting that this problem, while common in our simulated networks and one empirical case (see below), is not limited to phylogenetic networks only. This can occur even </w:t>
        </w:r>
        <w:r>
          <w:lastRenderedPageBreak/>
          <w:t xml:space="preserve">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t>Ané</w:t>
        </w:r>
        <w:proofErr w:type="spellEnd"/>
        <w:r>
          <w:t xml:space="preserve"> (2014) approach for Brownian motion and related models, which does not involve matrix inversion, are free from this problem, but many programs that use the multivariate normal to calculate likelihoods directly will have issues. </w:t>
        </w:r>
      </w:ins>
    </w:p>
    <w:p w14:paraId="1258E3E9" w14:textId="77777777" w:rsidR="005D2588" w:rsidRPr="001F6F27" w:rsidRDefault="005D2588" w:rsidP="001116C0">
      <w:pPr>
        <w:spacing w:line="480" w:lineRule="auto"/>
        <w:rPr>
          <w:lang w:eastAsia="zh-TW"/>
        </w:rPr>
      </w:pPr>
    </w:p>
    <w:p w14:paraId="6C2652D5" w14:textId="77777777" w:rsidR="001116C0" w:rsidRPr="00A54453" w:rsidRDefault="001116C0" w:rsidP="001116C0">
      <w:pPr>
        <w:spacing w:line="480" w:lineRule="auto"/>
        <w:outlineLvl w:val="0"/>
        <w:rPr>
          <w:b/>
          <w:lang w:eastAsia="zh-TW"/>
        </w:rPr>
      </w:pPr>
      <w:r w:rsidRPr="00A54453">
        <w:rPr>
          <w:b/>
          <w:lang w:eastAsia="zh-TW"/>
        </w:rPr>
        <w:t>R</w:t>
      </w:r>
      <w:r w:rsidRPr="00A54453">
        <w:rPr>
          <w:b/>
          <w:sz w:val="20"/>
          <w:szCs w:val="20"/>
          <w:lang w:eastAsia="zh-TW"/>
        </w:rPr>
        <w:t>EFERENCES</w:t>
      </w:r>
    </w:p>
    <w:p w14:paraId="24DABE34" w14:textId="78514F16" w:rsidR="0056660D" w:rsidRDefault="0056660D" w:rsidP="0056660D">
      <w:pPr>
        <w:spacing w:line="480" w:lineRule="auto"/>
        <w:ind w:left="360" w:hanging="360"/>
        <w:outlineLvl w:val="0"/>
      </w:pPr>
      <w:proofErr w:type="spellStart"/>
      <w:r w:rsidRPr="00227EE6">
        <w:t>Ainouche</w:t>
      </w:r>
      <w:proofErr w:type="spellEnd"/>
      <w:r w:rsidRPr="00227EE6">
        <w:t xml:space="preserve"> M.L.</w:t>
      </w:r>
      <w:r>
        <w:t>,</w:t>
      </w:r>
      <w:r w:rsidRPr="00227EE6">
        <w:t xml:space="preserve"> Fortune P.M.</w:t>
      </w:r>
      <w:r>
        <w:t>,</w:t>
      </w:r>
      <w:r w:rsidRPr="00227EE6">
        <w:t xml:space="preserve"> Salmon A.</w:t>
      </w:r>
      <w:r>
        <w:t>,</w:t>
      </w:r>
      <w:r w:rsidRPr="00227EE6">
        <w:t xml:space="preserve"> </w:t>
      </w:r>
      <w:proofErr w:type="spellStart"/>
      <w:r w:rsidRPr="00227EE6">
        <w:t>Parisod</w:t>
      </w:r>
      <w:proofErr w:type="spellEnd"/>
      <w:r w:rsidRPr="00227EE6">
        <w:t xml:space="preserve"> C.</w:t>
      </w:r>
      <w:r>
        <w:t>,</w:t>
      </w:r>
      <w:r w:rsidRPr="00227EE6">
        <w:t xml:space="preserve"> </w:t>
      </w:r>
      <w:proofErr w:type="spellStart"/>
      <w:r w:rsidRPr="00227EE6">
        <w:t>Grandbastien</w:t>
      </w:r>
      <w:proofErr w:type="spellEnd"/>
      <w:r w:rsidRPr="00227EE6">
        <w:t xml:space="preserve"> M.-A.</w:t>
      </w:r>
      <w:r>
        <w:t>,</w:t>
      </w:r>
      <w:r w:rsidRPr="00227EE6">
        <w:t xml:space="preserve"> Fukunaga, K.</w:t>
      </w:r>
      <w:r>
        <w:t>,</w:t>
      </w:r>
      <w:r w:rsidRPr="00227EE6">
        <w:t xml:space="preserve"> </w:t>
      </w:r>
      <w:proofErr w:type="spellStart"/>
      <w:r w:rsidRPr="00227EE6">
        <w:t>Ricou</w:t>
      </w:r>
      <w:proofErr w:type="spellEnd"/>
      <w:r w:rsidRPr="00227EE6">
        <w:t xml:space="preserve"> M.</w:t>
      </w:r>
      <w:r>
        <w:t>,</w:t>
      </w:r>
      <w:r w:rsidRPr="00227EE6">
        <w:t xml:space="preserve"> </w:t>
      </w:r>
      <w:proofErr w:type="spellStart"/>
      <w:r w:rsidRPr="00227EE6">
        <w:t>Misset</w:t>
      </w:r>
      <w:proofErr w:type="spellEnd"/>
      <w:r w:rsidRPr="00227EE6">
        <w:t xml:space="preserve"> M.-T. 2008. </w:t>
      </w:r>
      <w:r>
        <w:t xml:space="preserve"> </w:t>
      </w:r>
      <w:r w:rsidRPr="00227EE6">
        <w:t>Hybridization, polyploidy and invasion: Lessons from Spartina (</w:t>
      </w:r>
      <w:proofErr w:type="spellStart"/>
      <w:r w:rsidRPr="00227EE6">
        <w:t>Poaceae</w:t>
      </w:r>
      <w:proofErr w:type="spellEnd"/>
      <w:r w:rsidRPr="00227EE6">
        <w:t>). Biological Invasions 11: 1159</w:t>
      </w:r>
      <w:r>
        <w:t>-</w:t>
      </w:r>
      <w:r w:rsidRPr="00227EE6">
        <w:t>73.</w:t>
      </w:r>
    </w:p>
    <w:p w14:paraId="03901993" w14:textId="6253F800" w:rsidR="001116C0" w:rsidRDefault="0056660D" w:rsidP="001116C0">
      <w:pPr>
        <w:spacing w:line="480" w:lineRule="auto"/>
        <w:ind w:left="360" w:hanging="360"/>
        <w:outlineLvl w:val="0"/>
      </w:pPr>
      <w:proofErr w:type="spellStart"/>
      <w:r>
        <w:t>A</w:t>
      </w:r>
      <w:r w:rsidR="00275104" w:rsidRPr="00275104">
        <w:t>rdia</w:t>
      </w:r>
      <w:proofErr w:type="spellEnd"/>
      <w:r w:rsidR="00275104" w:rsidRPr="00275104">
        <w:t xml:space="preserve">, D., </w:t>
      </w:r>
      <w:proofErr w:type="spellStart"/>
      <w:r w:rsidR="00275104" w:rsidRPr="00275104">
        <w:t>Boudt</w:t>
      </w:r>
      <w:proofErr w:type="spellEnd"/>
      <w:r w:rsidR="00275104" w:rsidRPr="00275104">
        <w:t>, K., Carl, P., Mullen, K.M., Peterson, B.G. 2011</w:t>
      </w:r>
      <w:proofErr w:type="gramStart"/>
      <w:r w:rsidR="00275104" w:rsidRPr="00275104">
        <w:t>​.​</w:t>
      </w:r>
      <w:proofErr w:type="gramEnd"/>
      <w:r w:rsidR="00275104" w:rsidRPr="00275104">
        <w:t xml:space="preserve"> Differential Evolution with​ ​DE-</w:t>
      </w:r>
      <w:proofErr w:type="spellStart"/>
      <w:r w:rsidR="00275104" w:rsidRPr="00275104">
        <w:t>optim</w:t>
      </w:r>
      <w:proofErr w:type="spellEnd"/>
      <w:r w:rsidR="00275104" w:rsidRPr="00275104">
        <w:t>​:​ An Application to Non-Convex Portfolio Optimization.​ ​The R Journal, 3(1), 27-34.</w:t>
      </w:r>
      <w:r w:rsidR="001116C0" w:rsidRPr="00A54453">
        <w:t xml:space="preserve">Arnold </w:t>
      </w:r>
      <w:r w:rsidR="001116C0">
        <w:t>M.L. 1996</w:t>
      </w:r>
      <w:r w:rsidR="001116C0" w:rsidRPr="00A54453">
        <w:t>. Natural hybridization and evolution. Oxford University</w:t>
      </w:r>
      <w:r w:rsidR="001116C0" w:rsidRPr="00A54453">
        <w:rPr>
          <w:lang w:eastAsia="zh-TW"/>
        </w:rPr>
        <w:t xml:space="preserve"> </w:t>
      </w:r>
      <w:r w:rsidR="001116C0" w:rsidRPr="00A54453">
        <w:t>Press, New York, USA.</w:t>
      </w:r>
    </w:p>
    <w:p w14:paraId="4A31DA98" w14:textId="77777777" w:rsidR="001116C0" w:rsidRDefault="001116C0" w:rsidP="001116C0">
      <w:pPr>
        <w:spacing w:line="480" w:lineRule="auto"/>
        <w:ind w:left="360" w:hanging="360"/>
        <w:outlineLvl w:val="0"/>
      </w:pPr>
      <w:proofErr w:type="spellStart"/>
      <w:r w:rsidRPr="00EA6619">
        <w:t>Bartoszek</w:t>
      </w:r>
      <w:proofErr w:type="spellEnd"/>
      <w:r>
        <w:t xml:space="preserve"> K., </w:t>
      </w:r>
      <w:proofErr w:type="spellStart"/>
      <w:r>
        <w:t>Gl</w:t>
      </w:r>
      <w:r w:rsidRPr="00501920">
        <w:t>é</w:t>
      </w:r>
      <w:r w:rsidRPr="00EA6619">
        <w:t>min</w:t>
      </w:r>
      <w:proofErr w:type="spellEnd"/>
      <w:r>
        <w:t xml:space="preserve"> </w:t>
      </w:r>
      <w:proofErr w:type="gramStart"/>
      <w:r>
        <w:t>S.,</w:t>
      </w:r>
      <w:proofErr w:type="spellStart"/>
      <w:r w:rsidRPr="00EA6619">
        <w:t>Kaj</w:t>
      </w:r>
      <w:proofErr w:type="spellEnd"/>
      <w:proofErr w:type="gramEnd"/>
      <w:r>
        <w:t xml:space="preserve"> I. and </w:t>
      </w:r>
      <w:proofErr w:type="spellStart"/>
      <w:r w:rsidRPr="00EA6619">
        <w:t>Lascoux</w:t>
      </w:r>
      <w:proofErr w:type="spellEnd"/>
      <w:r>
        <w:t xml:space="preserve"> M. 2017. </w:t>
      </w:r>
      <w:proofErr w:type="spellStart"/>
      <w:r w:rsidRPr="00EA6619">
        <w:t>Usingthe</w:t>
      </w:r>
      <w:proofErr w:type="spellEnd"/>
      <w:r w:rsidRPr="00EA6619">
        <w:t xml:space="preserve"> Ornstein–</w:t>
      </w:r>
      <w:proofErr w:type="spellStart"/>
      <w:r w:rsidRPr="00EA6619">
        <w:t>Uhlenbeck</w:t>
      </w:r>
      <w:proofErr w:type="spellEnd"/>
      <w:r w:rsidRPr="00EA6619">
        <w:t xml:space="preserve"> process to model the evolution of interacting populations, Journ</w:t>
      </w:r>
      <w:r>
        <w:t>al of Theoretical Biology.</w:t>
      </w:r>
      <w:r w:rsidRPr="00EA6619">
        <w:t xml:space="preserve"> </w:t>
      </w:r>
      <w:proofErr w:type="spellStart"/>
      <w:r w:rsidRPr="00EA6619">
        <w:t>doi</w:t>
      </w:r>
      <w:proofErr w:type="spellEnd"/>
      <w:r w:rsidRPr="00EA6619">
        <w:t>: 10.1016/j.jtbi.2017.06.011</w:t>
      </w:r>
    </w:p>
    <w:p w14:paraId="71B9A21C" w14:textId="5644B446" w:rsidR="00507ECA" w:rsidRPr="00A54453" w:rsidRDefault="00507ECA" w:rsidP="00507ECA">
      <w:pPr>
        <w:spacing w:line="480" w:lineRule="auto"/>
        <w:ind w:left="360" w:hanging="360"/>
        <w:outlineLvl w:val="0"/>
      </w:pPr>
      <w:r>
        <w:t>Bastide P., Sol</w:t>
      </w:r>
      <w:r w:rsidRPr="00507ECA">
        <w:t>í</w:t>
      </w:r>
      <w:r>
        <w:t xml:space="preserve">s-Lemus C., </w:t>
      </w:r>
      <w:proofErr w:type="spellStart"/>
      <w:r>
        <w:t>Kriebel</w:t>
      </w:r>
      <w:proofErr w:type="spellEnd"/>
      <w:r>
        <w:t xml:space="preserve"> R., Sparks K.W., and </w:t>
      </w:r>
      <w:proofErr w:type="spellStart"/>
      <w:r>
        <w:t>An</w:t>
      </w:r>
      <w:r w:rsidRPr="00507ECA">
        <w:t>é</w:t>
      </w:r>
      <w:proofErr w:type="spellEnd"/>
      <w: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pPr>
      <w:r>
        <w:lastRenderedPageBreak/>
        <w:t xml:space="preserve">Bates D. and </w:t>
      </w:r>
      <w:proofErr w:type="spellStart"/>
      <w:r>
        <w:t>Macheler</w:t>
      </w:r>
      <w:proofErr w:type="spellEnd"/>
      <w:r>
        <w:t xml:space="preserve"> M. 2017. </w:t>
      </w:r>
      <w:r w:rsidRPr="00BF4D8F">
        <w:rPr>
          <w:i/>
        </w:rPr>
        <w:t>Package</w:t>
      </w:r>
      <w:r>
        <w:t xml:space="preserve"> ‘</w:t>
      </w:r>
      <w:r w:rsidRPr="00BF4D8F">
        <w:rPr>
          <w:i/>
        </w:rPr>
        <w:t>Matrix</w:t>
      </w:r>
      <w:r>
        <w:t xml:space="preserve">’, Reference manual, version 1.2-11. Available: </w:t>
      </w:r>
      <w:r w:rsidRPr="005D7A3C">
        <w:t>https://cran.r-project.org/web/packages/Matrix/Matrix.pdf</w:t>
      </w:r>
    </w:p>
    <w:p w14:paraId="759BC9EA" w14:textId="33CE0707" w:rsidR="001116C0" w:rsidRDefault="001116C0" w:rsidP="001116C0">
      <w:pPr>
        <w:spacing w:line="480" w:lineRule="auto"/>
        <w:ind w:left="360" w:hanging="360"/>
        <w:rPr>
          <w:ins w:id="352" w:author="O'Meara, Brian C" w:date="2018-07-24T11:24:00Z"/>
        </w:rPr>
      </w:pPr>
      <w:r w:rsidRPr="00A54453">
        <w:t xml:space="preserve">Beaulieu </w:t>
      </w:r>
      <w:del w:id="353" w:author="O'Meara, Brian C" w:date="2018-07-24T11:25:00Z">
        <w:r w:rsidRPr="00A54453" w:rsidDel="00416514">
          <w:delText>M.</w:delText>
        </w:r>
      </w:del>
      <w:r w:rsidRPr="00A54453">
        <w:t>J.</w:t>
      </w:r>
      <w:ins w:id="354" w:author="O'Meara, Brian C" w:date="2018-07-24T11:25:00Z">
        <w:r w:rsidR="00416514">
          <w:t>M.</w:t>
        </w:r>
      </w:ins>
      <w:r w:rsidRPr="00A54453">
        <w:t xml:space="preserve">, </w:t>
      </w:r>
      <w:proofErr w:type="spellStart"/>
      <w:r w:rsidRPr="00A54453">
        <w:t>Jhwueng</w:t>
      </w:r>
      <w:proofErr w:type="spellEnd"/>
      <w:r w:rsidRPr="00A54453">
        <w:rPr>
          <w:lang w:eastAsia="zh-TW"/>
        </w:rPr>
        <w:t xml:space="preserve"> D.-C.,</w:t>
      </w:r>
      <w:r w:rsidRPr="00A54453">
        <w:t xml:space="preserve"> Boettiger</w:t>
      </w:r>
      <w:r w:rsidRPr="00A54453">
        <w:rPr>
          <w:lang w:eastAsia="zh-TW"/>
        </w:rPr>
        <w:t xml:space="preserve"> C.,</w:t>
      </w:r>
      <w:r w:rsidRPr="00A54453">
        <w:t xml:space="preserve"> O’Meara </w:t>
      </w:r>
      <w:r w:rsidRPr="00A54453">
        <w:rPr>
          <w:lang w:eastAsia="zh-TW"/>
        </w:rPr>
        <w:t>B.C.</w:t>
      </w:r>
      <w:r w:rsidRPr="00A54453">
        <w:t xml:space="preserve"> 2012. Modeling stabilizing selection: Relaxing the Ornstein-</w:t>
      </w:r>
      <w:proofErr w:type="spellStart"/>
      <w:r w:rsidRPr="00A54453">
        <w:t>Uhlenbeck</w:t>
      </w:r>
      <w:proofErr w:type="spellEnd"/>
      <w:r w:rsidRPr="00A54453">
        <w:t xml:space="preserve"> model of adaptive evolution. Evolution</w:t>
      </w:r>
      <w:r w:rsidRPr="00A54453">
        <w:rPr>
          <w:lang w:eastAsia="zh-TW"/>
        </w:rPr>
        <w:t xml:space="preserve"> </w:t>
      </w:r>
      <w:r w:rsidRPr="00A54453">
        <w:t>66: 2369-2383</w:t>
      </w:r>
      <w:r w:rsidRPr="00A54453">
        <w:rPr>
          <w:lang w:eastAsia="zh-TW"/>
        </w:rPr>
        <w:t>.</w:t>
      </w:r>
      <w:r w:rsidRPr="00A54453">
        <w:t xml:space="preserve"> </w:t>
      </w:r>
    </w:p>
    <w:p w14:paraId="6F79640C" w14:textId="50E3DD4A" w:rsidR="00416514" w:rsidRPr="00416514" w:rsidRDefault="00416514" w:rsidP="001116C0">
      <w:pPr>
        <w:spacing w:line="480" w:lineRule="auto"/>
        <w:ind w:left="360" w:hanging="360"/>
      </w:pPr>
      <w:ins w:id="355" w:author="O'Meara, Brian C" w:date="2018-07-24T11:24:00Z">
        <w:r>
          <w:t>Beaulieu, J</w:t>
        </w:r>
      </w:ins>
      <w:ins w:id="356" w:author="O'Meara, Brian C" w:date="2018-07-24T11:25:00Z">
        <w:r>
          <w:t>.M and O’Meara, B.C. 2016. Detecting Hidden Diversification Shifts in Models of Trait-Dependent Speciation and Extinction. Systematic Biology, 65:583-601.</w:t>
        </w:r>
      </w:ins>
    </w:p>
    <w:p w14:paraId="749E07E5" w14:textId="77777777" w:rsidR="001116C0" w:rsidRDefault="001116C0" w:rsidP="001116C0">
      <w:pPr>
        <w:spacing w:line="480" w:lineRule="auto"/>
        <w:ind w:left="360" w:hanging="360"/>
        <w:outlineLvl w:val="0"/>
        <w:rPr>
          <w:lang w:eastAsia="zh-TW"/>
        </w:rPr>
      </w:pPr>
      <w:r w:rsidRPr="00A54453">
        <w:rPr>
          <w:lang w:eastAsia="zh-TW"/>
        </w:rPr>
        <w:t xml:space="preserve">Benson D.A., </w:t>
      </w:r>
      <w:proofErr w:type="spellStart"/>
      <w:r w:rsidRPr="00A54453">
        <w:rPr>
          <w:lang w:eastAsia="zh-TW"/>
        </w:rPr>
        <w:t>Karsch</w:t>
      </w:r>
      <w:proofErr w:type="spellEnd"/>
      <w:r w:rsidRPr="00A54453">
        <w:rPr>
          <w:lang w:eastAsia="zh-TW"/>
        </w:rPr>
        <w:t xml:space="preserve">-Mizrachi L., Lipman D.J., </w:t>
      </w:r>
      <w:proofErr w:type="spellStart"/>
      <w:r w:rsidRPr="00A54453">
        <w:rPr>
          <w:lang w:eastAsia="zh-TW"/>
        </w:rPr>
        <w:t>Ostell</w:t>
      </w:r>
      <w:proofErr w:type="spellEnd"/>
      <w:r w:rsidRPr="00A54453">
        <w:rPr>
          <w:lang w:eastAsia="zh-TW"/>
        </w:rPr>
        <w:t xml:space="preserve"> J., and Wheeler D.L. 2005. GenBank. Nucleic Acids Res. </w:t>
      </w:r>
      <w:proofErr w:type="gramStart"/>
      <w:r w:rsidRPr="00A54453">
        <w:rPr>
          <w:lang w:eastAsia="zh-TW"/>
        </w:rPr>
        <w:t>33:D</w:t>
      </w:r>
      <w:proofErr w:type="gramEnd"/>
      <w:r w:rsidRPr="00A54453">
        <w:rPr>
          <w:lang w:eastAsia="zh-TW"/>
        </w:rPr>
        <w:t>34-D38.</w:t>
      </w:r>
    </w:p>
    <w:p w14:paraId="6DA1DFFD" w14:textId="77777777" w:rsidR="001116C0" w:rsidRPr="00A54453" w:rsidRDefault="001116C0" w:rsidP="001116C0">
      <w:pPr>
        <w:spacing w:line="480" w:lineRule="auto"/>
        <w:ind w:left="360" w:hanging="360"/>
      </w:pPr>
      <w:r w:rsidRPr="00A54453">
        <w:t xml:space="preserve">Boettiger C, Land D.T., and Wainwright P.C. 2012. </w:t>
      </w:r>
      <w:proofErr w:type="spellStart"/>
      <w:r w:rsidRPr="00A54453">
        <w:t>rfishbase</w:t>
      </w:r>
      <w:proofErr w:type="spellEnd"/>
      <w:r w:rsidRPr="00A54453">
        <w:t xml:space="preserve">: exploring, manipulating and visualizing </w:t>
      </w:r>
      <w:proofErr w:type="spellStart"/>
      <w:r w:rsidRPr="00A54453">
        <w:t>FishBase</w:t>
      </w:r>
      <w:proofErr w:type="spellEnd"/>
      <w:r w:rsidRPr="00A54453">
        <w:t xml:space="preserve"> data from R. Journal of Fish Biology 81:2030-2039. </w:t>
      </w:r>
    </w:p>
    <w:p w14:paraId="761ADA3A" w14:textId="77777777" w:rsidR="001116C0" w:rsidRPr="00A54453" w:rsidRDefault="001116C0" w:rsidP="001116C0">
      <w:pPr>
        <w:spacing w:line="480" w:lineRule="auto"/>
        <w:ind w:left="360" w:hanging="36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w:t>
      </w:r>
      <w:proofErr w:type="spellStart"/>
      <w:r>
        <w:t>Mckay</w:t>
      </w:r>
      <w:proofErr w:type="spellEnd"/>
      <w:r>
        <w:t xml:space="preserve"> S.J., Lowry S., Freeland C., Peet R.K., </w:t>
      </w:r>
      <w:proofErr w:type="spellStart"/>
      <w:r>
        <w:t>Enquist</w:t>
      </w:r>
      <w:proofErr w:type="spellEnd"/>
      <w:r>
        <w:t xml:space="preserve"> B.J. </w:t>
      </w:r>
      <w:r w:rsidRPr="00A54453">
        <w:t>2013. The taxonomic name resolution service: an online tool for automated standardization of plant names. BMC Bioinformatics. 14:16. Doi:10.1186/1471-2105-14-16</w:t>
      </w:r>
      <w:r>
        <w:t>.</w:t>
      </w:r>
    </w:p>
    <w:p w14:paraId="7F32E3DE" w14:textId="77777777" w:rsidR="001116C0" w:rsidRDefault="001116C0" w:rsidP="001116C0">
      <w:pPr>
        <w:spacing w:line="480" w:lineRule="auto"/>
        <w:ind w:left="360" w:hanging="360"/>
      </w:pPr>
      <w:r>
        <w:t xml:space="preserve">Brissette F.P., Khalili M. and </w:t>
      </w:r>
      <w:proofErr w:type="spellStart"/>
      <w:r>
        <w:t>Leconte</w:t>
      </w:r>
      <w:proofErr w:type="spellEnd"/>
      <w: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pPr>
      <w:proofErr w:type="spellStart"/>
      <w:r w:rsidRPr="00A54453">
        <w:t>Burham</w:t>
      </w:r>
      <w:proofErr w:type="spellEnd"/>
      <w:r w:rsidRPr="00A54453">
        <w:t xml:space="preserve"> K.P., Anderson</w:t>
      </w:r>
      <w:r w:rsidRPr="00A54453">
        <w:rPr>
          <w:lang w:eastAsia="zh-TW"/>
        </w:rPr>
        <w:t xml:space="preserve"> D.R.</w:t>
      </w:r>
      <w:r w:rsidRPr="00A54453">
        <w:t xml:space="preserve"> 200</w:t>
      </w:r>
      <w:r w:rsidRPr="00A54453">
        <w:rPr>
          <w:lang w:eastAsia="zh-TW"/>
        </w:rPr>
        <w:t>4</w:t>
      </w:r>
      <w:r w:rsidRPr="00A54453">
        <w:t xml:space="preserve">. Model selection and </w:t>
      </w:r>
      <w:proofErr w:type="spellStart"/>
      <w:r w:rsidRPr="00A54453">
        <w:t>multimodel</w:t>
      </w:r>
      <w:proofErr w:type="spellEnd"/>
      <w:r w:rsidRPr="00A54453">
        <w:t xml:space="preserve"> inference. Springer-Verlag New York.</w:t>
      </w:r>
    </w:p>
    <w:p w14:paraId="2803DBE8" w14:textId="77777777" w:rsidR="001116C0" w:rsidRDefault="001116C0" w:rsidP="001116C0">
      <w:pPr>
        <w:spacing w:line="480" w:lineRule="auto"/>
        <w:ind w:left="360" w:hanging="360"/>
      </w:pPr>
      <w:r w:rsidRPr="00A54453">
        <w:t>Butler M.A., King</w:t>
      </w:r>
      <w:r w:rsidRPr="00A54453">
        <w:rPr>
          <w:lang w:eastAsia="zh-TW"/>
        </w:rPr>
        <w:t xml:space="preserve"> A.A</w:t>
      </w:r>
      <w:r w:rsidRPr="00A54453">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pPr>
      <w:r>
        <w:t xml:space="preserve">Cardillo M., Mace G.M., </w:t>
      </w:r>
      <w:proofErr w:type="spellStart"/>
      <w:r>
        <w:t>Gittleman</w:t>
      </w:r>
      <w:proofErr w:type="spellEnd"/>
      <w: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pPr>
      <w:r w:rsidRPr="00FE0856">
        <w:lastRenderedPageBreak/>
        <w:t>Carnell</w:t>
      </w:r>
      <w:r>
        <w:t xml:space="preserve"> R.</w:t>
      </w:r>
      <w:r w:rsidRPr="00FE0856">
        <w:t xml:space="preserve"> 2016. </w:t>
      </w:r>
      <w:proofErr w:type="spellStart"/>
      <w:r w:rsidRPr="00FE0856">
        <w:t>lhs</w:t>
      </w:r>
      <w:proofErr w:type="spellEnd"/>
      <w:r w:rsidRPr="00FE0856">
        <w:t>: Latin Hypercube Samples. R package version</w:t>
      </w:r>
      <w:r>
        <w:t xml:space="preserve"> </w:t>
      </w:r>
      <w:r w:rsidRPr="00FE0856">
        <w:t>0.13. https://CRAN.R-project.org/package=lhs</w:t>
      </w:r>
    </w:p>
    <w:p w14:paraId="0B1303A3" w14:textId="77777777" w:rsidR="001116C0" w:rsidRPr="00A54453" w:rsidRDefault="001116C0" w:rsidP="001116C0">
      <w:pPr>
        <w:spacing w:line="480" w:lineRule="auto"/>
        <w:ind w:left="360" w:hanging="360"/>
        <w:rPr>
          <w:lang w:eastAsia="zh-TW"/>
        </w:rPr>
      </w:pPr>
      <w:r w:rsidRPr="00A54453">
        <w:rPr>
          <w:lang w:eastAsia="zh-TW"/>
        </w:rPr>
        <w:t xml:space="preserve">Chase M.W., Knapp S., Cox A.V., Clarkson J.J., </w:t>
      </w:r>
      <w:proofErr w:type="spellStart"/>
      <w:r w:rsidRPr="00A54453">
        <w:rPr>
          <w:lang w:eastAsia="zh-TW"/>
        </w:rPr>
        <w:t>Butsko</w:t>
      </w:r>
      <w:proofErr w:type="spellEnd"/>
      <w:r w:rsidRPr="00A54453">
        <w:rPr>
          <w:lang w:eastAsia="zh-TW"/>
        </w:rPr>
        <w:t xml:space="preserve"> Y., Joseph J., </w:t>
      </w:r>
      <w:proofErr w:type="spellStart"/>
      <w:r w:rsidRPr="00A54453">
        <w:rPr>
          <w:lang w:eastAsia="zh-TW"/>
        </w:rPr>
        <w:t>Savolainen</w:t>
      </w:r>
      <w:proofErr w:type="spellEnd"/>
      <w:r w:rsidRPr="00A54453">
        <w:rPr>
          <w:lang w:eastAsia="zh-TW"/>
        </w:rPr>
        <w:t xml:space="preserve"> V., and </w:t>
      </w:r>
      <w:proofErr w:type="spellStart"/>
      <w:r w:rsidRPr="00A54453">
        <w:rPr>
          <w:lang w:eastAsia="zh-TW"/>
        </w:rPr>
        <w:t>Parokonny</w:t>
      </w:r>
      <w:proofErr w:type="spellEnd"/>
      <w:r w:rsidRPr="00A54453">
        <w:rPr>
          <w:lang w:eastAsia="zh-TW"/>
        </w:rPr>
        <w:t xml:space="preserve"> A.S. 2003. Molecular systematics, GISH and the origin of hybrid taxa in </w:t>
      </w:r>
      <w:r w:rsidRPr="00BB2809">
        <w:rPr>
          <w:i/>
          <w:lang w:eastAsia="zh-TW"/>
        </w:rPr>
        <w:t>Nicotiana</w:t>
      </w:r>
      <w:r>
        <w:rPr>
          <w:lang w:eastAsia="zh-TW"/>
        </w:rPr>
        <w:t xml:space="preserve"> </w:t>
      </w:r>
      <w:r w:rsidRPr="00A54453">
        <w:rPr>
          <w:lang w:eastAsia="zh-TW"/>
        </w:rPr>
        <w:t>(Solanaceae). Annals of Botany 92: 107-127.</w:t>
      </w:r>
    </w:p>
    <w:p w14:paraId="737F3597" w14:textId="77777777" w:rsidR="001116C0" w:rsidRDefault="001116C0" w:rsidP="001116C0">
      <w:pPr>
        <w:spacing w:line="480" w:lineRule="auto"/>
        <w:ind w:left="360" w:hanging="360"/>
      </w:pPr>
      <w:r w:rsidRPr="00A54453">
        <w:t xml:space="preserve">Clarkson J.J., Lim K.Y., </w:t>
      </w:r>
      <w:proofErr w:type="spellStart"/>
      <w:r w:rsidRPr="00A54453">
        <w:t>Kovarik</w:t>
      </w:r>
      <w:proofErr w:type="spellEnd"/>
      <w:r w:rsidRPr="00A54453">
        <w:t xml:space="preserve"> A., Chase M.W., Knapp S. and Leitch A.R. 2005. Long-term genome diploidization I allopolyploid </w:t>
      </w:r>
      <w:r w:rsidRPr="00BB2809">
        <w:rPr>
          <w:i/>
        </w:rPr>
        <w:t>Nicotiana</w:t>
      </w:r>
      <w:r w:rsidRPr="00A54453">
        <w:t xml:space="preserve"> section </w:t>
      </w:r>
      <w:proofErr w:type="spellStart"/>
      <w:proofErr w:type="gramStart"/>
      <w:r w:rsidRPr="00A54453">
        <w:t>Repandae</w:t>
      </w:r>
      <w:proofErr w:type="spellEnd"/>
      <w:r w:rsidRPr="00A54453">
        <w:t>(</w:t>
      </w:r>
      <w:proofErr w:type="gramEnd"/>
      <w:r w:rsidRPr="00A54453">
        <w:t xml:space="preserve">Solanaceae). New </w:t>
      </w:r>
      <w:proofErr w:type="spellStart"/>
      <w:r w:rsidRPr="00A54453">
        <w:t>Phytologist</w:t>
      </w:r>
      <w:proofErr w:type="spellEnd"/>
      <w:r w:rsidRPr="00A54453">
        <w:t xml:space="preserve"> 168:241-252.</w:t>
      </w:r>
    </w:p>
    <w:p w14:paraId="1C9EC5BD" w14:textId="16AACBB3" w:rsidR="00ED69FC" w:rsidRDefault="00ED69FC" w:rsidP="00ED69FC">
      <w:pPr>
        <w:spacing w:line="480" w:lineRule="auto"/>
        <w:ind w:left="360" w:hanging="360"/>
      </w:pPr>
      <w:proofErr w:type="spellStart"/>
      <w:r>
        <w:t>Csardi</w:t>
      </w:r>
      <w:proofErr w:type="spellEnd"/>
      <w:r>
        <w:t xml:space="preserve"> G, </w:t>
      </w:r>
      <w:proofErr w:type="spellStart"/>
      <w:r>
        <w:t>Nepusz</w:t>
      </w:r>
      <w:proofErr w:type="spellEnd"/>
      <w:r>
        <w:t xml:space="preserve"> T: The </w:t>
      </w:r>
      <w:proofErr w:type="spellStart"/>
      <w:r>
        <w:t>igraph</w:t>
      </w:r>
      <w:proofErr w:type="spellEnd"/>
      <w:r>
        <w:t xml:space="preserve"> software package for complex network research, </w:t>
      </w:r>
      <w:proofErr w:type="spellStart"/>
      <w:r>
        <w:t>InterJournal</w:t>
      </w:r>
      <w:proofErr w:type="spellEnd"/>
      <w:r>
        <w:t xml:space="preserve">, Complex Systems 1695. 2006. </w:t>
      </w:r>
      <w:hyperlink r:id="rId17" w:history="1">
        <w:r w:rsidRPr="008B71BE">
          <w:rPr>
            <w:rStyle w:val="Hyperlink"/>
          </w:rPr>
          <w:t>http://igraph.org</w:t>
        </w:r>
      </w:hyperlink>
    </w:p>
    <w:p w14:paraId="7237D697" w14:textId="77777777" w:rsidR="001116C0" w:rsidRPr="00A54453" w:rsidRDefault="001116C0" w:rsidP="00ED69FC">
      <w:pPr>
        <w:spacing w:line="480" w:lineRule="auto"/>
      </w:pPr>
      <w:r w:rsidRPr="00A54453">
        <w:t>Doolittle W.F. 1999. Phylogenetic classification and the universal tree. Science 284: 2124-9.</w:t>
      </w:r>
    </w:p>
    <w:p w14:paraId="63305F0E" w14:textId="77777777" w:rsidR="001116C0" w:rsidRDefault="001116C0" w:rsidP="001116C0">
      <w:pPr>
        <w:spacing w:line="480" w:lineRule="auto"/>
        <w:ind w:left="360" w:hanging="360"/>
        <w:rPr>
          <w:lang w:eastAsia="zh-TW"/>
        </w:rPr>
      </w:pPr>
      <w:proofErr w:type="spellStart"/>
      <w:r>
        <w:rPr>
          <w:lang w:eastAsia="zh-TW"/>
        </w:rPr>
        <w:t>Duftner</w:t>
      </w:r>
      <w:proofErr w:type="spellEnd"/>
      <w:r>
        <w:rPr>
          <w:lang w:eastAsia="zh-TW"/>
        </w:rPr>
        <w:t xml:space="preserve"> N., </w:t>
      </w:r>
      <w:proofErr w:type="spellStart"/>
      <w:r>
        <w:rPr>
          <w:lang w:eastAsia="zh-TW"/>
        </w:rPr>
        <w:t>Kob</w:t>
      </w:r>
      <w:r w:rsidRPr="00A54453">
        <w:rPr>
          <w:lang w:eastAsia="zh-TW"/>
        </w:rPr>
        <w:t>müller</w:t>
      </w:r>
      <w:proofErr w:type="spellEnd"/>
      <w:r w:rsidRPr="00A54453">
        <w:rPr>
          <w:lang w:eastAsia="zh-TW"/>
        </w:rPr>
        <w:t xml:space="preserve"> S., </w:t>
      </w:r>
      <w:proofErr w:type="spellStart"/>
      <w:r w:rsidRPr="00A54453">
        <w:rPr>
          <w:lang w:eastAsia="zh-TW"/>
        </w:rPr>
        <w:t>Sturmbauer</w:t>
      </w:r>
      <w:proofErr w:type="spellEnd"/>
      <w:r w:rsidRPr="00A54453">
        <w:rPr>
          <w:lang w:eastAsia="zh-TW"/>
        </w:rPr>
        <w:t xml:space="preserve"> C. 2005. Evolutionary relationships </w:t>
      </w:r>
      <w:r>
        <w:rPr>
          <w:lang w:eastAsia="zh-TW"/>
        </w:rPr>
        <w:t xml:space="preserve">of the </w:t>
      </w:r>
      <w:proofErr w:type="spellStart"/>
      <w:r w:rsidRPr="00A54453">
        <w:rPr>
          <w:lang w:eastAsia="zh-TW"/>
        </w:rPr>
        <w:t>Limnochromini</w:t>
      </w:r>
      <w:proofErr w:type="spellEnd"/>
      <w:r w:rsidRPr="00A54453">
        <w:rPr>
          <w:lang w:eastAsia="zh-TW"/>
        </w:rPr>
        <w:t xml:space="preserve">, a tribe of benthic </w:t>
      </w:r>
      <w:proofErr w:type="spellStart"/>
      <w:r w:rsidRPr="00A54453">
        <w:rPr>
          <w:lang w:eastAsia="zh-TW"/>
        </w:rPr>
        <w:t>deepwater</w:t>
      </w:r>
      <w:proofErr w:type="spellEnd"/>
      <w:r w:rsidRPr="00A54453">
        <w:rPr>
          <w:lang w:eastAsia="zh-TW"/>
        </w:rPr>
        <w:t xml:space="preserve"> cichlid fish endemic to Lake Tanganyika, East Africa. J Mol </w:t>
      </w:r>
      <w:proofErr w:type="spellStart"/>
      <w:r w:rsidRPr="00A54453">
        <w:rPr>
          <w:lang w:eastAsia="zh-TW"/>
        </w:rPr>
        <w:t>Evol</w:t>
      </w:r>
      <w:proofErr w:type="spellEnd"/>
      <w:r w:rsidRPr="00A54453">
        <w:rPr>
          <w:lang w:eastAsia="zh-TW"/>
        </w:rPr>
        <w:t xml:space="preserve"> 2005, 60:277-289.</w:t>
      </w:r>
    </w:p>
    <w:p w14:paraId="51BB9432" w14:textId="77777777" w:rsidR="001116C0" w:rsidRPr="00A54453" w:rsidRDefault="001116C0" w:rsidP="001116C0">
      <w:pPr>
        <w:spacing w:line="480" w:lineRule="auto"/>
        <w:ind w:left="360" w:hanging="360"/>
        <w:rPr>
          <w:lang w:eastAsia="zh-TW"/>
        </w:rPr>
      </w:pPr>
      <w:r>
        <w:rPr>
          <w:lang w:eastAsia="zh-TW"/>
        </w:rPr>
        <w:t>Dutta H. 1994. Growth in fishes. Gerontology. 40:97-112.</w:t>
      </w:r>
    </w:p>
    <w:p w14:paraId="24312286" w14:textId="77777777" w:rsidR="001116C0" w:rsidRPr="00A54453" w:rsidRDefault="001116C0" w:rsidP="001116C0">
      <w:pPr>
        <w:spacing w:line="480" w:lineRule="auto"/>
        <w:ind w:left="360" w:hanging="360"/>
        <w:rPr>
          <w:lang w:eastAsia="zh-TW"/>
        </w:rPr>
      </w:pPr>
      <w:r>
        <w:rPr>
          <w:lang w:eastAsia="zh-TW"/>
        </w:rPr>
        <w:t xml:space="preserve">Edward A.W.F. 1992. Likelihood. Expanded Edition. </w:t>
      </w:r>
      <w:r w:rsidRPr="009B66CF">
        <w:rPr>
          <w:lang w:eastAsia="zh-TW"/>
        </w:rPr>
        <w:t>Johns Hopkins University Press.</w:t>
      </w:r>
    </w:p>
    <w:p w14:paraId="0C0638CA" w14:textId="77777777" w:rsidR="001116C0" w:rsidRPr="00A54453" w:rsidRDefault="001116C0" w:rsidP="001116C0">
      <w:pPr>
        <w:spacing w:line="480" w:lineRule="auto"/>
        <w:ind w:left="360" w:hanging="360"/>
      </w:pPr>
      <w:proofErr w:type="spellStart"/>
      <w:r w:rsidRPr="00A54453">
        <w:t>Felsenstein</w:t>
      </w:r>
      <w:proofErr w:type="spellEnd"/>
      <w:r w:rsidRPr="00A54453">
        <w:t xml:space="preserve"> J. 1985. Phylogenies and the comparative method. The American Naturalist 125:1-15.</w:t>
      </w:r>
    </w:p>
    <w:p w14:paraId="65BD4325" w14:textId="77777777" w:rsidR="001116C0" w:rsidRDefault="001116C0" w:rsidP="001116C0">
      <w:pPr>
        <w:spacing w:line="480" w:lineRule="auto"/>
        <w:ind w:left="360" w:hanging="360"/>
      </w:pPr>
      <w:proofErr w:type="spellStart"/>
      <w:r w:rsidRPr="00A54453">
        <w:t>Felsenstein</w:t>
      </w:r>
      <w:proofErr w:type="spellEnd"/>
      <w:r w:rsidRPr="00A54453">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pPr>
      <w: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lang w:eastAsia="zh-TW"/>
        </w:rPr>
      </w:pPr>
      <w:r w:rsidRPr="00A54453">
        <w:t>Froese R., Pauly</w:t>
      </w:r>
      <w:r w:rsidRPr="00A54453">
        <w:rPr>
          <w:lang w:eastAsia="zh-TW"/>
        </w:rPr>
        <w:t xml:space="preserve"> D</w:t>
      </w:r>
      <w:r w:rsidRPr="00A54453">
        <w:t xml:space="preserve">. 2010. </w:t>
      </w:r>
      <w:proofErr w:type="spellStart"/>
      <w:r w:rsidRPr="00A54453">
        <w:t>FishBase</w:t>
      </w:r>
      <w:proofErr w:type="spellEnd"/>
      <w:r w:rsidRPr="00A54453">
        <w:t xml:space="preserve">. World Wide Web electronic publication. </w:t>
      </w:r>
      <w:hyperlink r:id="rId18" w:history="1">
        <w:r w:rsidRPr="00A54453">
          <w:rPr>
            <w:rStyle w:val="Hyperlink"/>
          </w:rPr>
          <w:t>www.fishbase.org</w:t>
        </w:r>
      </w:hyperlink>
      <w:r w:rsidRPr="00A54453">
        <w:rPr>
          <w:lang w:eastAsia="zh-TW"/>
        </w:rPr>
        <w:t>.</w:t>
      </w:r>
    </w:p>
    <w:p w14:paraId="47F9C39E" w14:textId="77777777" w:rsidR="001116C0" w:rsidRDefault="001116C0" w:rsidP="001116C0">
      <w:pPr>
        <w:spacing w:line="480" w:lineRule="auto"/>
        <w:ind w:left="360" w:hanging="360"/>
      </w:pPr>
      <w:proofErr w:type="spellStart"/>
      <w:r w:rsidRPr="00A54453">
        <w:lastRenderedPageBreak/>
        <w:t>Gittleman</w:t>
      </w:r>
      <w:proofErr w:type="spellEnd"/>
      <w:r w:rsidRPr="00A54453">
        <w:t xml:space="preserve"> J.L.</w:t>
      </w:r>
      <w:r w:rsidRPr="00A54453">
        <w:rPr>
          <w:lang w:eastAsia="zh-TW"/>
        </w:rPr>
        <w:t>,</w:t>
      </w:r>
      <w:r w:rsidRPr="00A54453">
        <w:t xml:space="preserve"> </w:t>
      </w:r>
      <w:proofErr w:type="spellStart"/>
      <w:r w:rsidRPr="00A54453">
        <w:t>Kot</w:t>
      </w:r>
      <w:proofErr w:type="spellEnd"/>
      <w:r w:rsidRPr="00A54453">
        <w:rPr>
          <w:lang w:eastAsia="zh-TW"/>
        </w:rPr>
        <w:t xml:space="preserve"> M.</w:t>
      </w:r>
      <w:r w:rsidRPr="00A54453">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lang w:eastAsia="zh-TW"/>
        </w:rPr>
      </w:pPr>
      <w:r w:rsidRPr="00E85AF9">
        <w:rPr>
          <w:lang w:eastAsia="zh-TW"/>
        </w:rPr>
        <w:t xml:space="preserve">Godspeed T.H. (1954) The genus </w:t>
      </w:r>
      <w:r w:rsidRPr="00A821FA">
        <w:rPr>
          <w:i/>
          <w:lang w:eastAsia="zh-TW"/>
        </w:rPr>
        <w:t>Nicotiana</w:t>
      </w:r>
      <w:r w:rsidRPr="00E85AF9">
        <w:rPr>
          <w:lang w:eastAsia="zh-TW"/>
        </w:rPr>
        <w:t xml:space="preserve">. </w:t>
      </w:r>
      <w:proofErr w:type="spellStart"/>
      <w:r w:rsidRPr="00E85AF9">
        <w:rPr>
          <w:lang w:eastAsia="zh-TW"/>
        </w:rPr>
        <w:t>Chronica</w:t>
      </w:r>
      <w:proofErr w:type="spellEnd"/>
      <w:r w:rsidRPr="00E85AF9">
        <w:rPr>
          <w:lang w:eastAsia="zh-TW"/>
        </w:rPr>
        <w:t xml:space="preserve"> Botanica Company, Waltham, MA.</w:t>
      </w:r>
    </w:p>
    <w:p w14:paraId="47F1E1C8" w14:textId="77777777" w:rsidR="001116C0" w:rsidRPr="00A54453" w:rsidRDefault="001116C0" w:rsidP="001116C0">
      <w:pPr>
        <w:spacing w:line="480" w:lineRule="auto"/>
        <w:ind w:left="360" w:hanging="360"/>
      </w:pPr>
      <w:proofErr w:type="spellStart"/>
      <w:r w:rsidRPr="00A54453">
        <w:t>Grafen</w:t>
      </w:r>
      <w:proofErr w:type="spellEnd"/>
      <w:r w:rsidRPr="00A54453">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pPr>
      <w:r w:rsidRPr="00A54453">
        <w:t>Hansen T.F., Martins</w:t>
      </w:r>
      <w:r w:rsidRPr="00A54453">
        <w:rPr>
          <w:lang w:eastAsia="zh-TW"/>
        </w:rPr>
        <w:t xml:space="preserve"> E.P. </w:t>
      </w:r>
      <w:r w:rsidRPr="00A54453">
        <w:t>1996.</w:t>
      </w:r>
      <w:r w:rsidRPr="00A54453">
        <w:rPr>
          <w:lang w:eastAsia="zh-TW"/>
        </w:rPr>
        <w:t xml:space="preserve"> </w:t>
      </w:r>
      <w:r w:rsidRPr="00A54453">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pPr>
      <w:r w:rsidRPr="00A54453">
        <w:t>Hansen T.F. 1997. Stabilizing selection and the comparative analysis of adaptation. Evolution 51:1341-1351.</w:t>
      </w:r>
    </w:p>
    <w:p w14:paraId="20371687" w14:textId="77777777" w:rsidR="001116C0" w:rsidRDefault="001116C0" w:rsidP="001116C0">
      <w:pPr>
        <w:spacing w:line="480" w:lineRule="auto"/>
        <w:ind w:left="360" w:hanging="360"/>
        <w:rPr>
          <w:lang w:eastAsia="zh-TW"/>
        </w:rPr>
      </w:pPr>
      <w:r w:rsidRPr="00650E4E">
        <w:rPr>
          <w:lang w:eastAsia="zh-TW"/>
        </w:rPr>
        <w:t>Harmon L</w:t>
      </w:r>
      <w:r>
        <w:rPr>
          <w:lang w:eastAsia="zh-TW"/>
        </w:rPr>
        <w:t>.</w:t>
      </w:r>
      <w:r w:rsidRPr="00650E4E">
        <w:rPr>
          <w:lang w:eastAsia="zh-TW"/>
        </w:rPr>
        <w:t>J</w:t>
      </w:r>
      <w:r>
        <w:rPr>
          <w:lang w:eastAsia="zh-TW"/>
        </w:rPr>
        <w:t>.</w:t>
      </w:r>
      <w:r w:rsidRPr="00650E4E">
        <w:rPr>
          <w:lang w:eastAsia="zh-TW"/>
        </w:rPr>
        <w:t>, Weir</w:t>
      </w:r>
      <w:r>
        <w:rPr>
          <w:lang w:eastAsia="zh-TW"/>
        </w:rPr>
        <w:t xml:space="preserve"> J.T.</w:t>
      </w:r>
      <w:r w:rsidRPr="00650E4E">
        <w:rPr>
          <w:lang w:eastAsia="zh-TW"/>
        </w:rPr>
        <w:t>, Brock</w:t>
      </w:r>
      <w:r>
        <w:rPr>
          <w:lang w:eastAsia="zh-TW"/>
        </w:rPr>
        <w:t xml:space="preserve"> C.D.</w:t>
      </w:r>
      <w:r w:rsidRPr="00650E4E">
        <w:rPr>
          <w:lang w:eastAsia="zh-TW"/>
        </w:rPr>
        <w:t xml:space="preserve">, </w:t>
      </w:r>
      <w:proofErr w:type="spellStart"/>
      <w:r w:rsidRPr="00650E4E">
        <w:rPr>
          <w:lang w:eastAsia="zh-TW"/>
        </w:rPr>
        <w:t>Glor</w:t>
      </w:r>
      <w:proofErr w:type="spellEnd"/>
      <w:r>
        <w:rPr>
          <w:lang w:eastAsia="zh-TW"/>
        </w:rPr>
        <w:t xml:space="preserve"> R.E.</w:t>
      </w:r>
      <w:r w:rsidRPr="00650E4E">
        <w:rPr>
          <w:lang w:eastAsia="zh-TW"/>
        </w:rPr>
        <w:t>, and Challenger</w:t>
      </w:r>
      <w:r>
        <w:rPr>
          <w:lang w:eastAsia="zh-TW"/>
        </w:rPr>
        <w:t xml:space="preserve"> W</w:t>
      </w:r>
      <w:r w:rsidRPr="00650E4E">
        <w:rPr>
          <w:lang w:eastAsia="zh-TW"/>
        </w:rPr>
        <w:t>. 2008. GEIGER: investigating evolutionary radiations. Bioinformatics 24:129-131.</w:t>
      </w:r>
    </w:p>
    <w:p w14:paraId="187A92AD" w14:textId="40C45D1B" w:rsidR="00ED7E7F" w:rsidRDefault="00237120" w:rsidP="001116C0">
      <w:pPr>
        <w:spacing w:line="480" w:lineRule="auto"/>
        <w:ind w:left="360" w:hanging="360"/>
        <w:rPr>
          <w:lang w:eastAsia="zh-TW"/>
        </w:rPr>
      </w:pPr>
      <w:proofErr w:type="spellStart"/>
      <w:r w:rsidRPr="00237120">
        <w:rPr>
          <w:lang w:eastAsia="zh-TW"/>
        </w:rPr>
        <w:t>Higham</w:t>
      </w:r>
      <w:proofErr w:type="spellEnd"/>
      <w:r w:rsidRPr="00237120">
        <w:rPr>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pPr>
      <w:r>
        <w:t xml:space="preserve">Ho L.S.T. and </w:t>
      </w:r>
      <w:proofErr w:type="spellStart"/>
      <w:r>
        <w:t>An</w:t>
      </w:r>
      <w:r w:rsidRPr="00501920">
        <w:t>é</w:t>
      </w:r>
      <w:proofErr w:type="spellEnd"/>
      <w: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pPr>
      <w:proofErr w:type="spellStart"/>
      <w:r w:rsidRPr="00A54453">
        <w:t>Huson</w:t>
      </w:r>
      <w:proofErr w:type="spellEnd"/>
      <w:r w:rsidRPr="00A54453">
        <w:t xml:space="preserve"> D.H.</w:t>
      </w:r>
      <w:r w:rsidRPr="00A54453">
        <w:rPr>
          <w:lang w:eastAsia="zh-TW"/>
        </w:rPr>
        <w:t>,</w:t>
      </w:r>
      <w:r w:rsidRPr="00A54453">
        <w:t xml:space="preserve"> Bryant</w:t>
      </w:r>
      <w:r w:rsidRPr="00A54453">
        <w:rPr>
          <w:lang w:eastAsia="zh-TW"/>
        </w:rPr>
        <w:t xml:space="preserve"> D.</w:t>
      </w:r>
      <w:r w:rsidRPr="00A54453">
        <w:t xml:space="preserve"> 2006. Application of Phylogenetic Networks in Evolutionary Studies, Mol. Biol. </w:t>
      </w:r>
      <w:proofErr w:type="spellStart"/>
      <w:r w:rsidRPr="00A54453">
        <w:t>Evol</w:t>
      </w:r>
      <w:proofErr w:type="spellEnd"/>
      <w:r w:rsidRPr="00A54453">
        <w:t>. 23:254-267.</w:t>
      </w:r>
    </w:p>
    <w:p w14:paraId="0BF5A907" w14:textId="77777777" w:rsidR="001116C0" w:rsidRDefault="001116C0" w:rsidP="001116C0">
      <w:pPr>
        <w:spacing w:line="480" w:lineRule="auto"/>
        <w:ind w:left="360" w:hanging="360"/>
      </w:pPr>
      <w:proofErr w:type="spellStart"/>
      <w:r w:rsidRPr="00A54453">
        <w:t>Huson</w:t>
      </w:r>
      <w:proofErr w:type="spellEnd"/>
      <w:r w:rsidRPr="00A54453">
        <w:t xml:space="preserve"> D.H., R. Rupp, </w:t>
      </w:r>
      <w:proofErr w:type="spellStart"/>
      <w:r w:rsidRPr="00A54453">
        <w:t>Scornavacca</w:t>
      </w:r>
      <w:proofErr w:type="spellEnd"/>
      <w:r w:rsidRPr="00A54453">
        <w:rPr>
          <w:lang w:eastAsia="zh-TW"/>
        </w:rPr>
        <w:t xml:space="preserve"> C</w:t>
      </w:r>
      <w:r w:rsidRPr="00A54453">
        <w:t>. 2010. Phylogenetic networks: concepts, algorithms and applications. Cambridge University Press.</w:t>
      </w:r>
    </w:p>
    <w:p w14:paraId="6A6215F5" w14:textId="77777777" w:rsidR="001116C0" w:rsidRPr="00A54453" w:rsidRDefault="001116C0" w:rsidP="001116C0">
      <w:pPr>
        <w:spacing w:line="480" w:lineRule="auto"/>
        <w:ind w:left="360" w:hanging="360"/>
      </w:pPr>
      <w:r>
        <w:t xml:space="preserve">Ives A.R. and </w:t>
      </w:r>
      <w:proofErr w:type="spellStart"/>
      <w:r>
        <w:t>Helmus</w:t>
      </w:r>
      <w:proofErr w:type="spellEnd"/>
      <w: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lang w:eastAsia="zh-TW"/>
        </w:rPr>
      </w:pPr>
      <w:r w:rsidRPr="00A54453">
        <w:lastRenderedPageBreak/>
        <w:t xml:space="preserve">Joly S., </w:t>
      </w:r>
      <w:proofErr w:type="spellStart"/>
      <w:r w:rsidRPr="00A54453">
        <w:t>McLenachan</w:t>
      </w:r>
      <w:proofErr w:type="spellEnd"/>
      <w:r w:rsidRPr="00A54453">
        <w:rPr>
          <w:lang w:eastAsia="zh-TW"/>
        </w:rPr>
        <w:t xml:space="preserve"> P.A.</w:t>
      </w:r>
      <w:r w:rsidRPr="00A54453">
        <w:t>, Lockhart</w:t>
      </w:r>
      <w:r w:rsidRPr="00A54453">
        <w:rPr>
          <w:lang w:eastAsia="zh-TW"/>
        </w:rPr>
        <w:t xml:space="preserve"> P.J</w:t>
      </w:r>
      <w:r w:rsidRPr="00A54453">
        <w:t>. 2009. A statistical approach for distinguishing</w:t>
      </w:r>
      <w:r w:rsidRPr="00A54453">
        <w:rPr>
          <w:lang w:eastAsia="zh-TW"/>
        </w:rPr>
        <w:t xml:space="preserve"> </w:t>
      </w:r>
      <w:r w:rsidRPr="00A54453">
        <w:t>hybridization and incomplete lineage sorting. American Naturalist</w:t>
      </w:r>
      <w:r w:rsidRPr="00A54453">
        <w:rPr>
          <w:lang w:eastAsia="zh-TW"/>
        </w:rPr>
        <w:t xml:space="preserve"> </w:t>
      </w:r>
      <w:proofErr w:type="gramStart"/>
      <w:r w:rsidRPr="00A54453">
        <w:t>174:E</w:t>
      </w:r>
      <w:proofErr w:type="gramEnd"/>
      <w:r w:rsidRPr="00A54453">
        <w:t>54</w:t>
      </w:r>
      <w:r w:rsidRPr="00A54453">
        <w:rPr>
          <w:lang w:eastAsia="zh-TW"/>
        </w:rPr>
        <w:t>-</w:t>
      </w:r>
      <w:r w:rsidRPr="00A54453">
        <w:t>70.</w:t>
      </w:r>
    </w:p>
    <w:p w14:paraId="74AA2AC6" w14:textId="77777777" w:rsidR="001116C0" w:rsidRPr="00A54453" w:rsidRDefault="001116C0" w:rsidP="001116C0">
      <w:pPr>
        <w:spacing w:line="480" w:lineRule="auto"/>
        <w:ind w:left="360" w:hanging="360"/>
      </w:pPr>
      <w:proofErr w:type="spellStart"/>
      <w:r w:rsidRPr="00A54453">
        <w:t>Katoh</w:t>
      </w:r>
      <w:proofErr w:type="spellEnd"/>
      <w:r w:rsidRPr="00A54453">
        <w:t xml:space="preserve"> K. and </w:t>
      </w:r>
      <w:proofErr w:type="spellStart"/>
      <w:r w:rsidRPr="00A54453">
        <w:t>Standley</w:t>
      </w:r>
      <w:proofErr w:type="spellEnd"/>
      <w:r w:rsidRPr="00A54453">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lang w:eastAsia="zh-TW"/>
        </w:rPr>
      </w:pPr>
      <w:proofErr w:type="spellStart"/>
      <w:r w:rsidRPr="00A54453">
        <w:t>Koblmüller</w:t>
      </w:r>
      <w:proofErr w:type="spellEnd"/>
      <w:r w:rsidRPr="00A54453">
        <w:t xml:space="preserve"> S., </w:t>
      </w:r>
      <w:proofErr w:type="spellStart"/>
      <w:r w:rsidRPr="00A54453">
        <w:t>Duftner</w:t>
      </w:r>
      <w:proofErr w:type="spellEnd"/>
      <w:r w:rsidRPr="00A54453">
        <w:rPr>
          <w:lang w:eastAsia="zh-TW"/>
        </w:rPr>
        <w:t xml:space="preserve"> N.</w:t>
      </w:r>
      <w:r w:rsidRPr="00A54453">
        <w:t xml:space="preserve">, </w:t>
      </w:r>
      <w:proofErr w:type="spellStart"/>
      <w:r w:rsidRPr="00A54453">
        <w:t>Sefc</w:t>
      </w:r>
      <w:proofErr w:type="spellEnd"/>
      <w:r w:rsidRPr="00A54453">
        <w:rPr>
          <w:lang w:eastAsia="zh-TW"/>
        </w:rPr>
        <w:t xml:space="preserve"> K.M.</w:t>
      </w:r>
      <w:r w:rsidRPr="00A54453">
        <w:t xml:space="preserve">, </w:t>
      </w:r>
      <w:proofErr w:type="spellStart"/>
      <w:r w:rsidRPr="00A54453">
        <w:t>Aibara</w:t>
      </w:r>
      <w:proofErr w:type="spellEnd"/>
      <w:r w:rsidRPr="00A54453">
        <w:rPr>
          <w:lang w:eastAsia="zh-TW"/>
        </w:rPr>
        <w:t xml:space="preserve"> M.</w:t>
      </w:r>
      <w:r w:rsidRPr="00A54453">
        <w:t>,</w:t>
      </w:r>
      <w:r w:rsidRPr="00A54453">
        <w:rPr>
          <w:lang w:eastAsia="zh-TW"/>
        </w:rPr>
        <w:t xml:space="preserve"> </w:t>
      </w:r>
      <w:proofErr w:type="spellStart"/>
      <w:r w:rsidRPr="00A54453">
        <w:t>Stipacek</w:t>
      </w:r>
      <w:proofErr w:type="spellEnd"/>
      <w:r w:rsidRPr="00A54453">
        <w:rPr>
          <w:lang w:eastAsia="zh-TW"/>
        </w:rPr>
        <w:t xml:space="preserve"> M.</w:t>
      </w:r>
      <w:r w:rsidRPr="00A54453">
        <w:t>, Blanc</w:t>
      </w:r>
      <w:r w:rsidRPr="00A54453">
        <w:rPr>
          <w:lang w:eastAsia="zh-TW"/>
        </w:rPr>
        <w:t xml:space="preserve"> M.</w:t>
      </w:r>
      <w:r w:rsidRPr="00A54453">
        <w:t>, Egger</w:t>
      </w:r>
      <w:r w:rsidRPr="00A54453">
        <w:rPr>
          <w:lang w:eastAsia="zh-TW"/>
        </w:rPr>
        <w:t xml:space="preserve"> B.</w:t>
      </w:r>
      <w:r w:rsidRPr="00A54453">
        <w:t xml:space="preserve">, </w:t>
      </w:r>
      <w:proofErr w:type="spellStart"/>
      <w:r w:rsidRPr="00A54453">
        <w:t>Sturmbauer</w:t>
      </w:r>
      <w:proofErr w:type="spellEnd"/>
      <w:r w:rsidRPr="00A54453">
        <w:rPr>
          <w:lang w:eastAsia="zh-TW"/>
        </w:rPr>
        <w:t xml:space="preserve"> C</w:t>
      </w:r>
      <w:r w:rsidRPr="00A54453">
        <w:t>. 2007.</w:t>
      </w:r>
      <w:r w:rsidRPr="00A54453">
        <w:rPr>
          <w:lang w:eastAsia="zh-TW"/>
        </w:rPr>
        <w:t xml:space="preserve"> </w:t>
      </w:r>
      <w:r w:rsidRPr="00A54453">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lang w:eastAsia="zh-TW"/>
        </w:rPr>
      </w:pPr>
      <w:r w:rsidRPr="00A54453">
        <w:rPr>
          <w:lang w:eastAsia="zh-TW"/>
        </w:rPr>
        <w:t xml:space="preserve">Komori T., Myers P.N., Yamada S., Kubo T., and </w:t>
      </w:r>
      <w:proofErr w:type="spellStart"/>
      <w:r w:rsidRPr="00A54453">
        <w:rPr>
          <w:lang w:eastAsia="zh-TW"/>
        </w:rPr>
        <w:t>Imaseki</w:t>
      </w:r>
      <w:proofErr w:type="spellEnd"/>
      <w:r w:rsidRPr="00A54453">
        <w:rPr>
          <w:lang w:eastAsia="zh-TW"/>
        </w:rPr>
        <w:t xml:space="preserve"> H. 2000. Comparative study of the </w:t>
      </w:r>
      <w:r w:rsidRPr="00BB2809">
        <w:rPr>
          <w:i/>
          <w:lang w:eastAsia="zh-TW"/>
        </w:rPr>
        <w:t>Nicotiana</w:t>
      </w:r>
      <w:r w:rsidRPr="00A54453">
        <w:rPr>
          <w:lang w:eastAsia="zh-TW"/>
        </w:rPr>
        <w:t xml:space="preserve"> species with respect to water deficit tolerance during early growth. </w:t>
      </w:r>
      <w:proofErr w:type="spellStart"/>
      <w:r w:rsidRPr="00A54453">
        <w:rPr>
          <w:lang w:eastAsia="zh-TW"/>
        </w:rPr>
        <w:t>Euphytica</w:t>
      </w:r>
      <w:proofErr w:type="spellEnd"/>
      <w:r w:rsidRPr="00A54453">
        <w:rPr>
          <w:lang w:eastAsia="zh-TW"/>
        </w:rPr>
        <w:t xml:space="preserve"> 116:121-130.</w:t>
      </w:r>
    </w:p>
    <w:p w14:paraId="03863E50" w14:textId="77777777" w:rsidR="001116C0" w:rsidRPr="00A54453" w:rsidRDefault="001116C0" w:rsidP="001116C0">
      <w:pPr>
        <w:spacing w:line="480" w:lineRule="auto"/>
        <w:ind w:left="360" w:hanging="360"/>
      </w:pPr>
      <w:proofErr w:type="spellStart"/>
      <w:r w:rsidRPr="00A54453">
        <w:t>Kubatko</w:t>
      </w:r>
      <w:proofErr w:type="spellEnd"/>
      <w:r w:rsidRPr="00A54453">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lang w:eastAsia="zh-TW"/>
        </w:rPr>
      </w:pPr>
      <w:r w:rsidRPr="00A54453">
        <w:t xml:space="preserve">Linder C.R., </w:t>
      </w:r>
      <w:proofErr w:type="spellStart"/>
      <w:r w:rsidRPr="00A54453">
        <w:t>Rieseberg</w:t>
      </w:r>
      <w:proofErr w:type="spellEnd"/>
      <w:r w:rsidRPr="00A54453">
        <w:rPr>
          <w:lang w:eastAsia="zh-TW"/>
        </w:rPr>
        <w:t xml:space="preserve"> L.H</w:t>
      </w:r>
      <w:r w:rsidRPr="00A54453">
        <w:t>. 2004. Reconstructing patterns of reticulate evolution in</w:t>
      </w:r>
      <w:r w:rsidRPr="00A54453">
        <w:rPr>
          <w:lang w:eastAsia="zh-TW"/>
        </w:rPr>
        <w:t xml:space="preserve"> </w:t>
      </w:r>
      <w:r w:rsidRPr="00A54453">
        <w:t>plants.</w:t>
      </w:r>
      <w:r w:rsidRPr="00A54453">
        <w:rPr>
          <w:lang w:eastAsia="zh-TW"/>
        </w:rPr>
        <w:t xml:space="preserve"> </w:t>
      </w:r>
      <w:r w:rsidRPr="00A54453">
        <w:t>American Journal of Botany 91:1700-1708.</w:t>
      </w:r>
    </w:p>
    <w:p w14:paraId="40E74C7A" w14:textId="77777777" w:rsidR="001116C0" w:rsidRDefault="001116C0" w:rsidP="001116C0">
      <w:pPr>
        <w:spacing w:line="480" w:lineRule="auto"/>
        <w:ind w:left="360" w:hanging="360"/>
        <w:rPr>
          <w:lang w:eastAsia="zh-TW"/>
        </w:rPr>
      </w:pPr>
      <w:r w:rsidRPr="00A54453">
        <w:rPr>
          <w:lang w:eastAsia="zh-TW"/>
        </w:rPr>
        <w:t xml:space="preserve">Maddison, W.P. and Maddison D.R. 2011. Mesquite: a modular system for evolutionary analysis. Version 2.75 </w:t>
      </w:r>
      <w:hyperlink r:id="rId19" w:history="1">
        <w:r w:rsidRPr="00367FCE">
          <w:rPr>
            <w:rStyle w:val="Hyperlink"/>
            <w:lang w:eastAsia="zh-TW"/>
          </w:rPr>
          <w:t>http://mesquiteproject.org</w:t>
        </w:r>
      </w:hyperlink>
    </w:p>
    <w:p w14:paraId="046DAE94" w14:textId="77777777" w:rsidR="001116C0" w:rsidRPr="00A54453" w:rsidRDefault="001116C0" w:rsidP="001116C0">
      <w:pPr>
        <w:spacing w:line="480" w:lineRule="auto"/>
        <w:ind w:left="360" w:hanging="360"/>
        <w:rPr>
          <w:lang w:eastAsia="zh-TW"/>
        </w:rPr>
      </w:pPr>
      <w:r>
        <w:rPr>
          <w:lang w:eastAsia="zh-TW"/>
        </w:rPr>
        <w:t xml:space="preserve">Maddison, W.P., </w:t>
      </w:r>
      <w:proofErr w:type="spellStart"/>
      <w:r>
        <w:rPr>
          <w:lang w:eastAsia="zh-TW"/>
        </w:rPr>
        <w:t>Midford</w:t>
      </w:r>
      <w:proofErr w:type="spellEnd"/>
      <w:r>
        <w:rPr>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pPr>
      <w:r w:rsidRPr="00A54453">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pPr>
      <w:r w:rsidRPr="00A54453">
        <w:t>Mallet J. 2007. Hybrid speciation. Nature 445:279-283.</w:t>
      </w:r>
    </w:p>
    <w:p w14:paraId="22ABD04D" w14:textId="77777777" w:rsidR="001116C0" w:rsidRPr="00A54453" w:rsidRDefault="001116C0" w:rsidP="001116C0">
      <w:pPr>
        <w:spacing w:line="480" w:lineRule="auto"/>
        <w:ind w:left="360" w:hanging="360"/>
      </w:pPr>
      <w:r>
        <w:lastRenderedPageBreak/>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pPr>
      <w:proofErr w:type="spellStart"/>
      <w:r w:rsidRPr="00A54453">
        <w:t>McPeek</w:t>
      </w:r>
      <w:proofErr w:type="spellEnd"/>
      <w:r w:rsidRPr="00A54453">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pPr>
      <w:r w:rsidRPr="00A54453">
        <w:t xml:space="preserve">Meng C., </w:t>
      </w:r>
      <w:proofErr w:type="spellStart"/>
      <w:r w:rsidRPr="00A54453">
        <w:t>Kubatko</w:t>
      </w:r>
      <w:proofErr w:type="spellEnd"/>
      <w:r w:rsidRPr="00A54453">
        <w:t xml:space="preserve"> L.S. 2009. Detecting hybrid speciation in the presence of incomplete lineage sorting using gene tree incongruence: a model. Theoretical Population Biology 75:35</w:t>
      </w:r>
      <w:r w:rsidRPr="00A54453">
        <w:rPr>
          <w:lang w:eastAsia="zh-TW"/>
        </w:rPr>
        <w:t>-</w:t>
      </w:r>
      <w:r w:rsidRPr="00A54453">
        <w:t>45.</w:t>
      </w:r>
    </w:p>
    <w:p w14:paraId="3EC91A53" w14:textId="77777777" w:rsidR="001116C0" w:rsidRPr="00A54453" w:rsidRDefault="001116C0" w:rsidP="001116C0">
      <w:pPr>
        <w:spacing w:line="480" w:lineRule="auto"/>
        <w:ind w:left="360" w:hanging="360"/>
      </w:pPr>
      <w:proofErr w:type="spellStart"/>
      <w:r w:rsidRPr="00A54453">
        <w:t>Moret</w:t>
      </w:r>
      <w:proofErr w:type="spellEnd"/>
      <w:r w:rsidRPr="00A54453">
        <w:t xml:space="preserve"> B.M.E., Nakhleh</w:t>
      </w:r>
      <w:r w:rsidRPr="00A54453">
        <w:rPr>
          <w:lang w:eastAsia="zh-TW"/>
        </w:rPr>
        <w:t xml:space="preserve"> L.</w:t>
      </w:r>
      <w:r w:rsidRPr="00A54453">
        <w:t xml:space="preserve">, </w:t>
      </w:r>
      <w:proofErr w:type="spellStart"/>
      <w:r w:rsidRPr="00A54453">
        <w:t>Warnow</w:t>
      </w:r>
      <w:proofErr w:type="spellEnd"/>
      <w:r w:rsidRPr="00A54453">
        <w:rPr>
          <w:lang w:eastAsia="zh-TW"/>
        </w:rPr>
        <w:t xml:space="preserve"> T.</w:t>
      </w:r>
      <w:r w:rsidRPr="00A54453">
        <w:t>, Linder</w:t>
      </w:r>
      <w:r w:rsidRPr="00A54453">
        <w:rPr>
          <w:lang w:eastAsia="zh-TW"/>
        </w:rPr>
        <w:t xml:space="preserve"> C.R.</w:t>
      </w:r>
      <w:r w:rsidRPr="00A54453">
        <w:t xml:space="preserve">, </w:t>
      </w:r>
      <w:proofErr w:type="spellStart"/>
      <w:r w:rsidRPr="00A54453">
        <w:t>Tholse</w:t>
      </w:r>
      <w:proofErr w:type="spellEnd"/>
      <w:r w:rsidRPr="00A54453">
        <w:rPr>
          <w:lang w:eastAsia="zh-TW"/>
        </w:rPr>
        <w:t xml:space="preserve"> A.</w:t>
      </w:r>
      <w:r w:rsidRPr="00A54453">
        <w:t xml:space="preserve">, </w:t>
      </w:r>
      <w:proofErr w:type="spellStart"/>
      <w:r w:rsidRPr="00A54453">
        <w:t>Padolina</w:t>
      </w:r>
      <w:proofErr w:type="spellEnd"/>
      <w:r w:rsidRPr="00A54453">
        <w:rPr>
          <w:lang w:eastAsia="zh-TW"/>
        </w:rPr>
        <w:t xml:space="preserve"> A.</w:t>
      </w:r>
      <w:r w:rsidRPr="00A54453">
        <w:t>, Sun</w:t>
      </w:r>
      <w:r w:rsidRPr="00A54453">
        <w:rPr>
          <w:lang w:eastAsia="zh-TW"/>
        </w:rPr>
        <w:t xml:space="preserve"> J.</w:t>
      </w:r>
      <w:r w:rsidRPr="00A54453">
        <w:t xml:space="preserve">, </w:t>
      </w:r>
      <w:proofErr w:type="spellStart"/>
      <w:r w:rsidRPr="00A54453">
        <w:t>Timme</w:t>
      </w:r>
      <w:proofErr w:type="spellEnd"/>
      <w:r w:rsidRPr="00A54453">
        <w:t>.</w:t>
      </w:r>
      <w:r w:rsidRPr="00A54453">
        <w:rPr>
          <w:lang w:eastAsia="zh-TW"/>
        </w:rPr>
        <w:t xml:space="preserve"> R.</w:t>
      </w:r>
      <w:r w:rsidRPr="00A54453">
        <w:t xml:space="preserve"> 2004. Phylogenetic networks: modeling, </w:t>
      </w:r>
      <w:proofErr w:type="spellStart"/>
      <w:r w:rsidRPr="00A54453">
        <w:t>reconstructibility</w:t>
      </w:r>
      <w:proofErr w:type="spellEnd"/>
      <w:r w:rsidRPr="00A54453">
        <w:t>, and accuracy. IEEE/ACM Transactions on Computational Biology and Bioinformatics 1:13-23.</w:t>
      </w:r>
    </w:p>
    <w:p w14:paraId="4403C522" w14:textId="77777777" w:rsidR="001116C0" w:rsidRDefault="001116C0" w:rsidP="001116C0">
      <w:pPr>
        <w:spacing w:line="480" w:lineRule="auto"/>
        <w:ind w:left="360" w:hanging="360"/>
      </w:pPr>
      <w:r w:rsidRPr="00A54453">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lang w:eastAsia="zh-TW"/>
        </w:rPr>
      </w:pPr>
      <w:r w:rsidRPr="00A54453">
        <w:rPr>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pPr>
      <w:r w:rsidRPr="00A54453">
        <w:t xml:space="preserve">O'Meara B.C., </w:t>
      </w:r>
      <w:proofErr w:type="spellStart"/>
      <w:r w:rsidRPr="00A54453">
        <w:t>Ané</w:t>
      </w:r>
      <w:proofErr w:type="spellEnd"/>
      <w:r w:rsidRPr="00A54453">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pPr>
      <w:r w:rsidRPr="00A54453">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pPr>
      <w:r>
        <w:t xml:space="preserve">Paradis E, Claude J. &amp; Strimmer K. 2004. APE: analyses of phylogenetics and evolution in R language. </w:t>
      </w:r>
      <w:proofErr w:type="spellStart"/>
      <w:r>
        <w:t>Bioinfromatics</w:t>
      </w:r>
      <w:proofErr w:type="spellEnd"/>
      <w:r>
        <w:t xml:space="preserve"> 20:289-290.</w:t>
      </w:r>
    </w:p>
    <w:p w14:paraId="583F69BD" w14:textId="77777777" w:rsidR="001116C0" w:rsidRDefault="001116C0" w:rsidP="001116C0">
      <w:pPr>
        <w:tabs>
          <w:tab w:val="left" w:pos="2843"/>
        </w:tabs>
        <w:spacing w:line="480" w:lineRule="auto"/>
        <w:ind w:left="360" w:hanging="360"/>
        <w:rPr>
          <w:lang w:eastAsia="zh-TW"/>
        </w:rPr>
      </w:pPr>
      <w:proofErr w:type="spellStart"/>
      <w:r>
        <w:t>Pawitan</w:t>
      </w:r>
      <w:proofErr w:type="spellEnd"/>
      <w: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lang w:eastAsia="zh-TW"/>
        </w:rPr>
      </w:pPr>
      <w:proofErr w:type="spellStart"/>
      <w:r>
        <w:rPr>
          <w:lang w:eastAsia="zh-TW"/>
        </w:rPr>
        <w:lastRenderedPageBreak/>
        <w:t>Pickrell</w:t>
      </w:r>
      <w:proofErr w:type="spellEnd"/>
      <w:r>
        <w:rPr>
          <w:lang w:eastAsia="zh-TW"/>
        </w:rPr>
        <w:t xml:space="preserve"> J.K. and Pritchard J.K. 2012. Inference of population splits and mixtures from genome-wide allele frequency data. </w:t>
      </w:r>
      <w:proofErr w:type="spellStart"/>
      <w:r>
        <w:rPr>
          <w:lang w:eastAsia="zh-TW"/>
        </w:rPr>
        <w:t>PLoS</w:t>
      </w:r>
      <w:proofErr w:type="spellEnd"/>
      <w:r>
        <w:rPr>
          <w:lang w:eastAsia="zh-TW"/>
        </w:rPr>
        <w:t xml:space="preserve"> Genet 8(11): e1002967.</w:t>
      </w:r>
    </w:p>
    <w:p w14:paraId="5306CEEF" w14:textId="12F7C836" w:rsidR="001116C0" w:rsidRDefault="001116C0" w:rsidP="00BF4D8F">
      <w:pPr>
        <w:tabs>
          <w:tab w:val="left" w:pos="2843"/>
        </w:tabs>
        <w:spacing w:line="480" w:lineRule="auto"/>
        <w:ind w:left="360" w:hanging="360"/>
      </w:pPr>
      <w:proofErr w:type="spellStart"/>
      <w:r>
        <w:t>Rebonato</w:t>
      </w:r>
      <w:proofErr w:type="spellEnd"/>
      <w:r>
        <w:t xml:space="preserve"> R. and </w:t>
      </w:r>
      <w:proofErr w:type="spellStart"/>
      <w:r>
        <w:t>J</w:t>
      </w:r>
      <w:r w:rsidRPr="00B57014">
        <w:t>ä</w:t>
      </w:r>
      <w:r>
        <w:t>ckel</w:t>
      </w:r>
      <w:proofErr w:type="spellEnd"/>
      <w: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pPr>
      <w:r>
        <w:t>R Development Core Team.  2008. R: A language and environment for statistical computing. R foundation for statistical computing, Vienna, Austria.</w:t>
      </w:r>
      <w:r>
        <w:tab/>
      </w:r>
    </w:p>
    <w:p w14:paraId="1FC8310D" w14:textId="77777777" w:rsidR="001116C0" w:rsidRPr="00A54453" w:rsidRDefault="001116C0" w:rsidP="001116C0">
      <w:pPr>
        <w:spacing w:line="480" w:lineRule="auto"/>
        <w:ind w:left="360" w:hanging="360"/>
      </w:pPr>
      <w:r w:rsidRPr="00A54453">
        <w:t>Revell L.J. 2008. On the analysis of evolutionary change along single branches in a phylogeny.</w:t>
      </w:r>
      <w:r w:rsidRPr="00A54453">
        <w:rPr>
          <w:lang w:eastAsia="zh-TW"/>
        </w:rPr>
        <w:t xml:space="preserve"> </w:t>
      </w:r>
      <w:r w:rsidRPr="00A54453">
        <w:t>American Naturalist 172: 140-147.</w:t>
      </w:r>
    </w:p>
    <w:p w14:paraId="5E0E760B" w14:textId="77777777" w:rsidR="001116C0" w:rsidRPr="00A54453" w:rsidRDefault="001116C0" w:rsidP="001116C0">
      <w:pPr>
        <w:spacing w:line="480" w:lineRule="auto"/>
        <w:ind w:left="360" w:hanging="360"/>
        <w:rPr>
          <w:lang w:eastAsia="zh-TW"/>
        </w:rPr>
      </w:pPr>
      <w:r w:rsidRPr="00A54453">
        <w:rPr>
          <w:lang w:eastAsia="zh-TW"/>
        </w:rPr>
        <w:t xml:space="preserve">Revell L.J. 2012. </w:t>
      </w:r>
      <w:proofErr w:type="spellStart"/>
      <w:r w:rsidRPr="00A54453">
        <w:rPr>
          <w:lang w:eastAsia="zh-TW"/>
        </w:rPr>
        <w:t>phytools</w:t>
      </w:r>
      <w:proofErr w:type="spellEnd"/>
      <w:r w:rsidRPr="00A54453">
        <w:rPr>
          <w:lang w:eastAsia="zh-TW"/>
        </w:rPr>
        <w:t xml:space="preserve">: An R package for phylogenetic comparative </w:t>
      </w:r>
      <w:proofErr w:type="gramStart"/>
      <w:r w:rsidRPr="00A54453">
        <w:rPr>
          <w:lang w:eastAsia="zh-TW"/>
        </w:rPr>
        <w:t>biology(</w:t>
      </w:r>
      <w:proofErr w:type="gramEnd"/>
      <w:r w:rsidRPr="00A54453">
        <w:rPr>
          <w:lang w:eastAsia="zh-TW"/>
        </w:rPr>
        <w:t xml:space="preserve">and other things). Methods </w:t>
      </w:r>
      <w:proofErr w:type="spellStart"/>
      <w:r w:rsidRPr="00A54453">
        <w:rPr>
          <w:lang w:eastAsia="zh-TW"/>
        </w:rPr>
        <w:t>Evol</w:t>
      </w:r>
      <w:proofErr w:type="spellEnd"/>
      <w:r w:rsidRPr="00A54453">
        <w:rPr>
          <w:lang w:eastAsia="zh-TW"/>
        </w:rPr>
        <w:t xml:space="preserve">. </w:t>
      </w:r>
      <w:proofErr w:type="spellStart"/>
      <w:r w:rsidRPr="00A54453">
        <w:rPr>
          <w:lang w:eastAsia="zh-TW"/>
        </w:rPr>
        <w:t>Evol</w:t>
      </w:r>
      <w:proofErr w:type="spellEnd"/>
      <w:r w:rsidRPr="00A54453">
        <w:rPr>
          <w:lang w:eastAsia="zh-TW"/>
        </w:rPr>
        <w:t>. 3:217-223. doi:10.1111/j.2041-210X.</w:t>
      </w:r>
      <w:proofErr w:type="gramStart"/>
      <w:r w:rsidRPr="00A54453">
        <w:rPr>
          <w:lang w:eastAsia="zh-TW"/>
        </w:rPr>
        <w:t>2011.00169.x</w:t>
      </w:r>
      <w:proofErr w:type="gramEnd"/>
    </w:p>
    <w:p w14:paraId="6BD37848" w14:textId="77777777" w:rsidR="001116C0" w:rsidRDefault="001116C0" w:rsidP="001116C0">
      <w:pPr>
        <w:spacing w:line="480" w:lineRule="auto"/>
        <w:ind w:left="360" w:hanging="360"/>
      </w:pPr>
      <w:r>
        <w:rPr>
          <w:lang w:eastAsia="zh-TW"/>
        </w:rPr>
        <w:t xml:space="preserve">Rhymer J.M. and </w:t>
      </w:r>
      <w:proofErr w:type="spellStart"/>
      <w:r>
        <w:rPr>
          <w:lang w:eastAsia="zh-TW"/>
        </w:rPr>
        <w:t>Simberloff</w:t>
      </w:r>
      <w:proofErr w:type="spellEnd"/>
      <w:r>
        <w:rPr>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pPr>
      <w:proofErr w:type="spellStart"/>
      <w:r w:rsidRPr="00A54453">
        <w:t>Rieseberg</w:t>
      </w:r>
      <w:proofErr w:type="spellEnd"/>
      <w:r w:rsidRPr="00A54453">
        <w:t xml:space="preserve"> L.H., Archer M.A., Wayne R.K.</w:t>
      </w:r>
      <w:r w:rsidRPr="00A54453">
        <w:rPr>
          <w:lang w:eastAsia="zh-TW"/>
        </w:rPr>
        <w:t xml:space="preserve"> </w:t>
      </w:r>
      <w:r w:rsidRPr="00A54453">
        <w:t>1999. Transgressive segregation, adaption and speciation. Heredity 83: 363-372.</w:t>
      </w:r>
    </w:p>
    <w:p w14:paraId="4AD23B60" w14:textId="77777777" w:rsidR="001116C0" w:rsidRDefault="001116C0" w:rsidP="001116C0">
      <w:pPr>
        <w:spacing w:line="480" w:lineRule="auto"/>
        <w:ind w:left="360" w:hanging="360"/>
        <w:rPr>
          <w:lang w:eastAsia="zh-TW"/>
        </w:rPr>
      </w:pPr>
      <w:proofErr w:type="spellStart"/>
      <w:r w:rsidRPr="00A54453">
        <w:rPr>
          <w:lang w:eastAsia="zh-TW"/>
        </w:rPr>
        <w:t>Rieseberg</w:t>
      </w:r>
      <w:proofErr w:type="spellEnd"/>
      <w:r w:rsidRPr="00A54453">
        <w:rPr>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pPr>
      <w:r w:rsidRPr="00A54453">
        <w:t>Sang T., Zhong Y.  2000. Testing hybridization hypotheses based on incongruent gene trees. Syst. Biol. 49:422</w:t>
      </w:r>
      <w:r w:rsidRPr="00A54453">
        <w:rPr>
          <w:lang w:eastAsia="zh-TW"/>
        </w:rPr>
        <w:t>-</w:t>
      </w:r>
      <w:r w:rsidRPr="00A54453">
        <w:t>434.</w:t>
      </w:r>
    </w:p>
    <w:p w14:paraId="7A74678D" w14:textId="77777777" w:rsidR="001116C0" w:rsidRDefault="001116C0" w:rsidP="001116C0">
      <w:pPr>
        <w:spacing w:line="480" w:lineRule="auto"/>
        <w:ind w:left="360" w:hanging="360"/>
      </w:pPr>
      <w:r w:rsidRPr="00031C62">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pPr>
      <w:r>
        <w:t xml:space="preserve">Schluter, D., Price T., </w:t>
      </w:r>
      <w:proofErr w:type="spellStart"/>
      <w:r>
        <w:t>Mooers</w:t>
      </w:r>
      <w:proofErr w:type="spellEnd"/>
      <w:r>
        <w:t xml:space="preserve"> A.O., Ludwig D. 1997. Likelihood of ancestor states in adaptive radiation. Evolution 51(6): 1699-1711.</w:t>
      </w:r>
    </w:p>
    <w:p w14:paraId="7623BFFB" w14:textId="77777777" w:rsidR="001116C0" w:rsidRDefault="001116C0" w:rsidP="001116C0">
      <w:pPr>
        <w:spacing w:line="480" w:lineRule="auto"/>
        <w:ind w:left="360" w:hanging="360"/>
      </w:pPr>
      <w:r>
        <w:lastRenderedPageBreak/>
        <w:t xml:space="preserve">Smith S.A. and O’Meara B.C. 2012. </w:t>
      </w:r>
      <w:proofErr w:type="spellStart"/>
      <w:r>
        <w:t>treePL</w:t>
      </w:r>
      <w:proofErr w:type="spellEnd"/>
      <w:r>
        <w:t xml:space="preserve">: Divergence time estimation using penalized likelihood for large phylogenies. Bioinformatics </w:t>
      </w:r>
      <w:proofErr w:type="spellStart"/>
      <w:r w:rsidRPr="00F8312E">
        <w:t>doi</w:t>
      </w:r>
      <w:proofErr w:type="spellEnd"/>
      <w:r w:rsidRPr="00F8312E">
        <w:t>: 10.1093/bioinformatics/bts492</w:t>
      </w:r>
      <w:r>
        <w:t>.</w:t>
      </w:r>
    </w:p>
    <w:p w14:paraId="5488E87C" w14:textId="77777777" w:rsidR="001116C0" w:rsidRDefault="001116C0" w:rsidP="001116C0">
      <w:pPr>
        <w:spacing w:line="480" w:lineRule="auto"/>
        <w:ind w:left="360" w:hanging="360"/>
        <w:rPr>
          <w:lang w:eastAsia="zh-TW"/>
        </w:rPr>
      </w:pPr>
      <w:r>
        <w:rPr>
          <w:lang w:eastAsia="zh-TW"/>
        </w:rPr>
        <w:t>Sol</w:t>
      </w:r>
      <w:r w:rsidRPr="0026122C">
        <w:rPr>
          <w:lang w:eastAsia="zh-TW"/>
        </w:rPr>
        <w:t>í</w:t>
      </w:r>
      <w:r>
        <w:rPr>
          <w:lang w:eastAsia="zh-TW"/>
        </w:rPr>
        <w:t xml:space="preserve">s-Lemus C. and </w:t>
      </w:r>
      <w:proofErr w:type="spellStart"/>
      <w:r>
        <w:rPr>
          <w:lang w:eastAsia="zh-TW"/>
        </w:rPr>
        <w:t>An</w:t>
      </w:r>
      <w:r w:rsidRPr="0026122C">
        <w:rPr>
          <w:lang w:eastAsia="zh-TW"/>
        </w:rPr>
        <w:t>é</w:t>
      </w:r>
      <w:proofErr w:type="spellEnd"/>
      <w:r>
        <w:rPr>
          <w:lang w:eastAsia="zh-TW"/>
        </w:rPr>
        <w:t xml:space="preserve"> C. 2016. Inferring phylogenetic networks with maximum pseudolikelihood under incomplete lineage sorting. </w:t>
      </w:r>
      <w:proofErr w:type="spellStart"/>
      <w:r w:rsidRPr="006A6088">
        <w:rPr>
          <w:i/>
          <w:iCs/>
          <w:lang w:eastAsia="zh-TW"/>
        </w:rPr>
        <w:t>PLoS</w:t>
      </w:r>
      <w:proofErr w:type="spellEnd"/>
      <w:r w:rsidRPr="006A6088">
        <w:rPr>
          <w:i/>
          <w:iCs/>
          <w:lang w:eastAsia="zh-TW"/>
        </w:rPr>
        <w:t xml:space="preserve"> genetics</w:t>
      </w:r>
      <w:r w:rsidRPr="006A6088">
        <w:rPr>
          <w:lang w:eastAsia="zh-TW"/>
        </w:rPr>
        <w:t>12.3 (2016): e1005896.</w:t>
      </w:r>
    </w:p>
    <w:p w14:paraId="234BB0E5" w14:textId="77777777" w:rsidR="001116C0" w:rsidRDefault="001116C0" w:rsidP="001116C0">
      <w:pPr>
        <w:spacing w:line="480" w:lineRule="auto"/>
        <w:ind w:left="360" w:hanging="360"/>
      </w:pPr>
      <w:r>
        <w:t xml:space="preserve">Stadler T. </w:t>
      </w:r>
      <w:proofErr w:type="spellStart"/>
      <w:r>
        <w:t>TreeSim</w:t>
      </w:r>
      <w:proofErr w:type="spellEnd"/>
      <w:r>
        <w:t>: simulating trees under the birth-death model. R package version 2</w:t>
      </w:r>
      <w:r w:rsidRPr="00A54453">
        <w:t>.1.</w:t>
      </w:r>
    </w:p>
    <w:p w14:paraId="29CDFE7C" w14:textId="77777777" w:rsidR="001116C0" w:rsidRPr="00A54453" w:rsidRDefault="001116C0" w:rsidP="001116C0">
      <w:pPr>
        <w:spacing w:line="480" w:lineRule="auto"/>
        <w:ind w:left="360" w:hanging="360"/>
        <w:rPr>
          <w:lang w:eastAsia="zh-TW"/>
        </w:rPr>
      </w:pPr>
      <w:r>
        <w:t xml:space="preserve">Stamatakis A. 2014. </w:t>
      </w:r>
      <w:proofErr w:type="spellStart"/>
      <w:r>
        <w:t>RAxML</w:t>
      </w:r>
      <w:proofErr w:type="spellEnd"/>
      <w:r>
        <w:t xml:space="preserve"> version 8: A tool for phylogenetic analysis and post analysis of large phylogenies. Bioinformatics </w:t>
      </w:r>
      <w:proofErr w:type="spellStart"/>
      <w:r w:rsidRPr="00F8312E">
        <w:t>doi</w:t>
      </w:r>
      <w:proofErr w:type="spellEnd"/>
      <w:r w:rsidRPr="00F8312E">
        <w:t>: 10.1093/bioinformatics/btu033</w:t>
      </w:r>
      <w:r>
        <w:t xml:space="preserve">. </w:t>
      </w:r>
    </w:p>
    <w:p w14:paraId="5EA8A4DA" w14:textId="77777777" w:rsidR="001116C0" w:rsidRPr="00A54453" w:rsidRDefault="001116C0" w:rsidP="001116C0">
      <w:pPr>
        <w:spacing w:line="480" w:lineRule="auto"/>
        <w:ind w:left="360" w:hanging="360"/>
        <w:rPr>
          <w:lang w:eastAsia="zh-TW"/>
        </w:rPr>
      </w:pPr>
      <w:r w:rsidRPr="00A54453">
        <w:rPr>
          <w:lang w:eastAsia="zh-TW"/>
        </w:rPr>
        <w:t xml:space="preserve">Swofford, D.L. 2003. PAUP*. Phylogenetic Analysis Using </w:t>
      </w:r>
      <w:proofErr w:type="gramStart"/>
      <w:r w:rsidRPr="00A54453">
        <w:rPr>
          <w:lang w:eastAsia="zh-TW"/>
        </w:rPr>
        <w:t>Parsimony(</w:t>
      </w:r>
      <w:proofErr w:type="gramEnd"/>
      <w:r w:rsidRPr="00A54453">
        <w:rPr>
          <w:lang w:eastAsia="zh-TW"/>
        </w:rPr>
        <w:t xml:space="preserve">* and Other Methods). Version 4. Sinauer Associates, Sunderland, Massachusetts. </w:t>
      </w:r>
    </w:p>
    <w:p w14:paraId="06C915D1" w14:textId="77777777" w:rsidR="001116C0" w:rsidRPr="00A54453" w:rsidRDefault="001116C0" w:rsidP="001116C0">
      <w:pPr>
        <w:spacing w:line="480" w:lineRule="auto"/>
        <w:ind w:left="360" w:hanging="360"/>
      </w:pPr>
      <w:r w:rsidRPr="00A54453">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pPr>
      <w:r w:rsidRPr="00A54453">
        <w:t xml:space="preserve">Weigel D.E., Peterson J.T., </w:t>
      </w:r>
      <w:proofErr w:type="spellStart"/>
      <w:r w:rsidRPr="00A54453">
        <w:t>Spruell</w:t>
      </w:r>
      <w:proofErr w:type="spellEnd"/>
      <w:r w:rsidRPr="00A54453">
        <w:t xml:space="preserve"> P. 2002. A model using phenotypic characteristics to detect introgressive hybridizations in wild west slope cutthroat trout and rainbow trout. Transactions of the American Fisheries Society 141:389</w:t>
      </w:r>
      <w:r w:rsidRPr="00A54453">
        <w:rPr>
          <w:lang w:eastAsia="zh-TW"/>
        </w:rPr>
        <w:t>-</w:t>
      </w:r>
      <w:r w:rsidRPr="00A54453">
        <w:t>403.</w:t>
      </w:r>
    </w:p>
    <w:p w14:paraId="761810A4" w14:textId="77777777" w:rsidR="001116C0" w:rsidRPr="00A54453" w:rsidRDefault="001116C0" w:rsidP="001116C0">
      <w:pPr>
        <w:spacing w:line="480" w:lineRule="auto"/>
        <w:ind w:left="360" w:hanging="360"/>
      </w:pPr>
      <w:r>
        <w:t xml:space="preserve">Welch ME and </w:t>
      </w:r>
      <w:proofErr w:type="spellStart"/>
      <w:r>
        <w:t>Riesberg</w:t>
      </w:r>
      <w:proofErr w:type="spellEnd"/>
      <w:r>
        <w:t xml:space="preserve">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pPr>
      <w:proofErr w:type="spellStart"/>
      <w:r w:rsidRPr="00A54453">
        <w:t>Willson</w:t>
      </w:r>
      <w:proofErr w:type="spellEnd"/>
      <w:r w:rsidRPr="00A54453">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pPr>
      <w:r w:rsidRPr="00A54453">
        <w:t>Wu Y, 2013. An Algorithm for Constructing Parsimonious Hybridization Networks with Multiple Phylogenetic Trees. Journal of Computational Biology 20:792-804.</w:t>
      </w:r>
      <w:r>
        <w:t xml:space="preserve"> </w:t>
      </w:r>
    </w:p>
    <w:p w14:paraId="546B3503" w14:textId="77777777" w:rsidR="001116C0" w:rsidRDefault="001116C0" w:rsidP="001116C0"/>
    <w:p w14:paraId="2FDD8DEE" w14:textId="77777777" w:rsidR="001116C0" w:rsidRDefault="001116C0"/>
    <w:sectPr w:rsidR="001116C0" w:rsidSect="00FB1F41">
      <w:footerReference w:type="default" r:id="rId20"/>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E791F" w14:textId="77777777" w:rsidR="00F54AEF" w:rsidRDefault="00F54AEF">
      <w:r>
        <w:separator/>
      </w:r>
    </w:p>
  </w:endnote>
  <w:endnote w:type="continuationSeparator" w:id="0">
    <w:p w14:paraId="0C613780" w14:textId="77777777" w:rsidR="00F54AEF" w:rsidRDefault="00F54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00000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C112F6" w:rsidRDefault="00C112F6">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C112F6" w:rsidRDefault="00C112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BC747" w14:textId="77777777" w:rsidR="00F54AEF" w:rsidRDefault="00F54AEF">
      <w:r>
        <w:separator/>
      </w:r>
    </w:p>
  </w:footnote>
  <w:footnote w:type="continuationSeparator" w:id="0">
    <w:p w14:paraId="5F7BE7D6" w14:textId="77777777" w:rsidR="00F54AEF" w:rsidRDefault="00F54A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Windows Live" w15:userId="e023f2c8-4e36-4b8a-a031-4f6bc90ab5c8"/>
  </w15:person>
  <w15:person w15:author="O'Meara, Brian C [2]">
    <w15:presenceInfo w15:providerId="AD" w15:userId="S::bomeara@utk.edu::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6C0"/>
    <w:rsid w:val="00020222"/>
    <w:rsid w:val="000335AD"/>
    <w:rsid w:val="0003388A"/>
    <w:rsid w:val="00050B8F"/>
    <w:rsid w:val="00052387"/>
    <w:rsid w:val="00057A74"/>
    <w:rsid w:val="00075643"/>
    <w:rsid w:val="0008005C"/>
    <w:rsid w:val="00082914"/>
    <w:rsid w:val="00083B48"/>
    <w:rsid w:val="000A38E8"/>
    <w:rsid w:val="000C1F1E"/>
    <w:rsid w:val="000D4AC8"/>
    <w:rsid w:val="000D7D4D"/>
    <w:rsid w:val="000F307E"/>
    <w:rsid w:val="00100AF4"/>
    <w:rsid w:val="001116C0"/>
    <w:rsid w:val="00112A9B"/>
    <w:rsid w:val="00116DA5"/>
    <w:rsid w:val="001220F9"/>
    <w:rsid w:val="0013035A"/>
    <w:rsid w:val="001409BD"/>
    <w:rsid w:val="001431ED"/>
    <w:rsid w:val="00156E18"/>
    <w:rsid w:val="0017074C"/>
    <w:rsid w:val="001A1ABB"/>
    <w:rsid w:val="001A37F4"/>
    <w:rsid w:val="001A5744"/>
    <w:rsid w:val="001D480A"/>
    <w:rsid w:val="001E29F0"/>
    <w:rsid w:val="001E4018"/>
    <w:rsid w:val="001E5FFD"/>
    <w:rsid w:val="001E6255"/>
    <w:rsid w:val="001F2967"/>
    <w:rsid w:val="001F5DE3"/>
    <w:rsid w:val="00203996"/>
    <w:rsid w:val="00237120"/>
    <w:rsid w:val="002450C6"/>
    <w:rsid w:val="002462F8"/>
    <w:rsid w:val="00267A5E"/>
    <w:rsid w:val="00275104"/>
    <w:rsid w:val="002805C7"/>
    <w:rsid w:val="002C4335"/>
    <w:rsid w:val="002E7E5D"/>
    <w:rsid w:val="00333570"/>
    <w:rsid w:val="00337B66"/>
    <w:rsid w:val="00343E3A"/>
    <w:rsid w:val="0036013B"/>
    <w:rsid w:val="00372D41"/>
    <w:rsid w:val="003A0CC4"/>
    <w:rsid w:val="003A7E38"/>
    <w:rsid w:val="003B4D49"/>
    <w:rsid w:val="003E7DA3"/>
    <w:rsid w:val="003F1C2D"/>
    <w:rsid w:val="00414419"/>
    <w:rsid w:val="00416514"/>
    <w:rsid w:val="00416613"/>
    <w:rsid w:val="004450A2"/>
    <w:rsid w:val="00474F21"/>
    <w:rsid w:val="00486028"/>
    <w:rsid w:val="00491EC2"/>
    <w:rsid w:val="00493CE4"/>
    <w:rsid w:val="004B3CAF"/>
    <w:rsid w:val="004D3403"/>
    <w:rsid w:val="00507ECA"/>
    <w:rsid w:val="0052154F"/>
    <w:rsid w:val="00521B2C"/>
    <w:rsid w:val="005253AB"/>
    <w:rsid w:val="005308B5"/>
    <w:rsid w:val="00545EE2"/>
    <w:rsid w:val="0055499D"/>
    <w:rsid w:val="005561E9"/>
    <w:rsid w:val="00556FAA"/>
    <w:rsid w:val="00565DAF"/>
    <w:rsid w:val="0056660D"/>
    <w:rsid w:val="00570B13"/>
    <w:rsid w:val="0058794C"/>
    <w:rsid w:val="005942FF"/>
    <w:rsid w:val="00594C75"/>
    <w:rsid w:val="005A5DF9"/>
    <w:rsid w:val="005C3B3B"/>
    <w:rsid w:val="005C413D"/>
    <w:rsid w:val="005C4F8B"/>
    <w:rsid w:val="005D2588"/>
    <w:rsid w:val="005D3418"/>
    <w:rsid w:val="005D3BCE"/>
    <w:rsid w:val="005D7A3C"/>
    <w:rsid w:val="006013BC"/>
    <w:rsid w:val="006126D1"/>
    <w:rsid w:val="006271BD"/>
    <w:rsid w:val="00634963"/>
    <w:rsid w:val="006519D9"/>
    <w:rsid w:val="00652F3F"/>
    <w:rsid w:val="00656F6B"/>
    <w:rsid w:val="006849FB"/>
    <w:rsid w:val="006932A7"/>
    <w:rsid w:val="006A3FA1"/>
    <w:rsid w:val="006B2B46"/>
    <w:rsid w:val="006C22E4"/>
    <w:rsid w:val="006F580F"/>
    <w:rsid w:val="00702985"/>
    <w:rsid w:val="00712D41"/>
    <w:rsid w:val="007225DF"/>
    <w:rsid w:val="00724CE9"/>
    <w:rsid w:val="0073077C"/>
    <w:rsid w:val="00733675"/>
    <w:rsid w:val="007469D6"/>
    <w:rsid w:val="00755EE7"/>
    <w:rsid w:val="0077221B"/>
    <w:rsid w:val="007747A3"/>
    <w:rsid w:val="0077690F"/>
    <w:rsid w:val="00792208"/>
    <w:rsid w:val="007D7E70"/>
    <w:rsid w:val="007E0F84"/>
    <w:rsid w:val="007E391B"/>
    <w:rsid w:val="008026E1"/>
    <w:rsid w:val="00815417"/>
    <w:rsid w:val="00827ABC"/>
    <w:rsid w:val="00831DEC"/>
    <w:rsid w:val="00833D3B"/>
    <w:rsid w:val="008406D9"/>
    <w:rsid w:val="00842DED"/>
    <w:rsid w:val="00843015"/>
    <w:rsid w:val="008446A5"/>
    <w:rsid w:val="00860036"/>
    <w:rsid w:val="00860596"/>
    <w:rsid w:val="008872D1"/>
    <w:rsid w:val="00887BDA"/>
    <w:rsid w:val="00891101"/>
    <w:rsid w:val="008C03DD"/>
    <w:rsid w:val="008C5074"/>
    <w:rsid w:val="008D151A"/>
    <w:rsid w:val="008D2917"/>
    <w:rsid w:val="008D79FF"/>
    <w:rsid w:val="008E018C"/>
    <w:rsid w:val="0090468A"/>
    <w:rsid w:val="00920B01"/>
    <w:rsid w:val="0094069D"/>
    <w:rsid w:val="00953B61"/>
    <w:rsid w:val="009561E2"/>
    <w:rsid w:val="00957C07"/>
    <w:rsid w:val="00966D77"/>
    <w:rsid w:val="00973990"/>
    <w:rsid w:val="00976460"/>
    <w:rsid w:val="00980CC5"/>
    <w:rsid w:val="00985F3E"/>
    <w:rsid w:val="00990398"/>
    <w:rsid w:val="009B3A23"/>
    <w:rsid w:val="009F15E8"/>
    <w:rsid w:val="009F1C70"/>
    <w:rsid w:val="00A125FC"/>
    <w:rsid w:val="00A154BA"/>
    <w:rsid w:val="00A27433"/>
    <w:rsid w:val="00A44D70"/>
    <w:rsid w:val="00A458DD"/>
    <w:rsid w:val="00A46913"/>
    <w:rsid w:val="00A51C56"/>
    <w:rsid w:val="00A643FD"/>
    <w:rsid w:val="00A70541"/>
    <w:rsid w:val="00A71EA0"/>
    <w:rsid w:val="00A76491"/>
    <w:rsid w:val="00A80626"/>
    <w:rsid w:val="00A8424B"/>
    <w:rsid w:val="00A95334"/>
    <w:rsid w:val="00AA00FC"/>
    <w:rsid w:val="00AB5D3D"/>
    <w:rsid w:val="00AC7EB7"/>
    <w:rsid w:val="00AD0C62"/>
    <w:rsid w:val="00AF1BBD"/>
    <w:rsid w:val="00AF5E34"/>
    <w:rsid w:val="00B1306F"/>
    <w:rsid w:val="00B144E0"/>
    <w:rsid w:val="00B433F4"/>
    <w:rsid w:val="00B606C6"/>
    <w:rsid w:val="00B64248"/>
    <w:rsid w:val="00B70293"/>
    <w:rsid w:val="00B82ABD"/>
    <w:rsid w:val="00B84A6B"/>
    <w:rsid w:val="00B95454"/>
    <w:rsid w:val="00BA5E3F"/>
    <w:rsid w:val="00BB514A"/>
    <w:rsid w:val="00BC0207"/>
    <w:rsid w:val="00BF4D8F"/>
    <w:rsid w:val="00C0720D"/>
    <w:rsid w:val="00C07B00"/>
    <w:rsid w:val="00C112F6"/>
    <w:rsid w:val="00C16D52"/>
    <w:rsid w:val="00C248BE"/>
    <w:rsid w:val="00C450F9"/>
    <w:rsid w:val="00C45C13"/>
    <w:rsid w:val="00C46B05"/>
    <w:rsid w:val="00C61F50"/>
    <w:rsid w:val="00C71836"/>
    <w:rsid w:val="00C95F9B"/>
    <w:rsid w:val="00CA6EA7"/>
    <w:rsid w:val="00CA7144"/>
    <w:rsid w:val="00CD3446"/>
    <w:rsid w:val="00CD34EF"/>
    <w:rsid w:val="00CD631B"/>
    <w:rsid w:val="00CD710F"/>
    <w:rsid w:val="00CD7EF3"/>
    <w:rsid w:val="00CE1711"/>
    <w:rsid w:val="00CE4E9B"/>
    <w:rsid w:val="00D111EA"/>
    <w:rsid w:val="00D34566"/>
    <w:rsid w:val="00D41D73"/>
    <w:rsid w:val="00DE2E36"/>
    <w:rsid w:val="00DE451C"/>
    <w:rsid w:val="00DF2A63"/>
    <w:rsid w:val="00E03597"/>
    <w:rsid w:val="00E10849"/>
    <w:rsid w:val="00E10E0C"/>
    <w:rsid w:val="00E11DA9"/>
    <w:rsid w:val="00E14CC3"/>
    <w:rsid w:val="00E14F21"/>
    <w:rsid w:val="00E325B8"/>
    <w:rsid w:val="00E347B8"/>
    <w:rsid w:val="00E53089"/>
    <w:rsid w:val="00E761AE"/>
    <w:rsid w:val="00E92FBC"/>
    <w:rsid w:val="00EC43E4"/>
    <w:rsid w:val="00ED20DB"/>
    <w:rsid w:val="00ED69FC"/>
    <w:rsid w:val="00ED7E7F"/>
    <w:rsid w:val="00EE03EB"/>
    <w:rsid w:val="00EE74ED"/>
    <w:rsid w:val="00F038D8"/>
    <w:rsid w:val="00F07EF1"/>
    <w:rsid w:val="00F13547"/>
    <w:rsid w:val="00F36405"/>
    <w:rsid w:val="00F43B23"/>
    <w:rsid w:val="00F54AEF"/>
    <w:rsid w:val="00F6121A"/>
    <w:rsid w:val="00F61C2C"/>
    <w:rsid w:val="00F72D51"/>
    <w:rsid w:val="00F73378"/>
    <w:rsid w:val="00F81E46"/>
    <w:rsid w:val="00F91D72"/>
    <w:rsid w:val="00FA218A"/>
    <w:rsid w:val="00FB1F41"/>
    <w:rsid w:val="00FC622D"/>
    <w:rsid w:val="00FD0DDD"/>
    <w:rsid w:val="00FE381B"/>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3DD"/>
    <w:rPr>
      <w:rFonts w:ascii="Times New Roman" w:eastAsia="Times New Roman" w:hAnsi="Times New Roman" w:cs="Times New Roman"/>
      <w:kern w:val="0"/>
      <w:lang w:eastAsia="en-US"/>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eastAsia="DFKai-SB"/>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rPr>
      <w:rFonts w:asciiTheme="minorHAnsi" w:eastAsiaTheme="minorEastAsia" w:hAnsiTheme="minorHAnsi" w:cstheme="minorBidi"/>
      <w:lang w:eastAsia="ja-JP"/>
    </w:rPr>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eastAsiaTheme="minorEastAsia" w:hAnsi="Lucida Grande" w:cs="Lucida Grande"/>
      <w:sz w:val="18"/>
      <w:szCs w:val="18"/>
      <w:lang w:eastAsia="ja-JP"/>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eastAsiaTheme="minorEastAsia"/>
      <w:lang w:eastAsia="zh-TW"/>
    </w:rPr>
  </w:style>
  <w:style w:type="paragraph" w:styleId="Header">
    <w:name w:val="header"/>
    <w:basedOn w:val="Normal"/>
    <w:link w:val="Head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rPr>
      <w:rFonts w:asciiTheme="minorHAnsi" w:eastAsiaTheme="minorEastAsia" w:hAnsiTheme="minorHAnsi" w:cstheme="minorBidi"/>
      <w:lang w:eastAsia="ja-JP"/>
    </w:r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eastAsia="PMingLiU"/>
      <w:kern w:val="1"/>
      <w:sz w:val="20"/>
      <w:szCs w:val="20"/>
      <w:lang w:eastAsia="ar-SA"/>
    </w:rPr>
  </w:style>
  <w:style w:type="paragraph" w:customStyle="1" w:styleId="Index">
    <w:name w:val="Index"/>
    <w:basedOn w:val="Normal"/>
    <w:rsid w:val="001116C0"/>
    <w:pPr>
      <w:widowControl w:val="0"/>
      <w:suppressLineNumbers/>
      <w:suppressAutoHyphens/>
    </w:pPr>
    <w:rPr>
      <w:rFonts w:eastAsia="PMingLiU" w:cs="Lohit Hindi"/>
      <w:kern w:val="1"/>
      <w:lang w:eastAsia="ar-SA"/>
    </w:rPr>
  </w:style>
  <w:style w:type="paragraph" w:styleId="ListBullet">
    <w:name w:val="List Bullet"/>
    <w:basedOn w:val="Normal"/>
    <w:rsid w:val="001116C0"/>
    <w:pPr>
      <w:widowControl w:val="0"/>
      <w:numPr>
        <w:numId w:val="7"/>
      </w:numPr>
      <w:suppressAutoHyphens/>
    </w:pPr>
    <w:rPr>
      <w:rFonts w:eastAsia="PMingLiU"/>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eastAsia="PMingLiU"/>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eastAsia="DFKai-SB"/>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eastAsia="PMingLiU"/>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 w:type="character" w:styleId="UnresolvedMention">
    <w:name w:val="Unresolved Mention"/>
    <w:basedOn w:val="DefaultParagraphFont"/>
    <w:uiPriority w:val="99"/>
    <w:semiHidden/>
    <w:unhideWhenUsed/>
    <w:rsid w:val="00FD0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852569441">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496610514">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yperlink" Target="http://www.fishbase.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igraph.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hyperlink" Target="http://mesquiteproject.org"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39</Pages>
  <Words>10992</Words>
  <Characters>62661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49</cp:revision>
  <dcterms:created xsi:type="dcterms:W3CDTF">2018-07-25T15:15:00Z</dcterms:created>
  <dcterms:modified xsi:type="dcterms:W3CDTF">2019-07-30T16:57:00Z</dcterms:modified>
</cp:coreProperties>
</file>